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DAA52" w14:textId="77777777" w:rsidR="00416D2F" w:rsidRDefault="00827483" w:rsidP="00416D2F">
      <w:pPr>
        <w:pStyle w:val="Heading1"/>
        <w:rPr>
          <w:rFonts w:ascii="Garamond" w:hAnsi="Garamond"/>
          <w:sz w:val="32"/>
          <w:szCs w:val="32"/>
        </w:rPr>
      </w:pPr>
      <w:r w:rsidRPr="00416D2F">
        <w:rPr>
          <w:rFonts w:ascii="Garamond" w:hAnsi="Garamond"/>
          <w:sz w:val="32"/>
          <w:szCs w:val="32"/>
        </w:rPr>
        <w:t xml:space="preserve">THE </w:t>
      </w:r>
    </w:p>
    <w:p w14:paraId="38C6AD11" w14:textId="38EA2EAE" w:rsidR="00416D2F" w:rsidRDefault="00827483" w:rsidP="00416D2F">
      <w:pPr>
        <w:pStyle w:val="Heading1"/>
        <w:rPr>
          <w:rFonts w:ascii="Garamond" w:hAnsi="Garamond"/>
          <w:sz w:val="32"/>
          <w:szCs w:val="32"/>
        </w:rPr>
      </w:pPr>
      <w:r w:rsidRPr="00416D2F">
        <w:rPr>
          <w:rFonts w:ascii="Garamond" w:hAnsi="Garamond"/>
          <w:sz w:val="32"/>
          <w:szCs w:val="32"/>
        </w:rPr>
        <w:t xml:space="preserve">BOULEVARD SHOPPING CENTER </w:t>
      </w:r>
    </w:p>
    <w:p w14:paraId="5772FA27" w14:textId="594EA2C1" w:rsidR="00DD7F57" w:rsidRPr="00416D2F" w:rsidRDefault="00827483" w:rsidP="00416D2F">
      <w:pPr>
        <w:pStyle w:val="Heading1"/>
        <w:rPr>
          <w:rFonts w:ascii="Garamond" w:hAnsi="Garamond"/>
          <w:sz w:val="32"/>
          <w:szCs w:val="32"/>
        </w:rPr>
      </w:pPr>
      <w:r w:rsidRPr="00416D2F">
        <w:rPr>
          <w:rFonts w:ascii="Garamond" w:hAnsi="Garamond"/>
          <w:sz w:val="32"/>
          <w:szCs w:val="32"/>
        </w:rPr>
        <w:t xml:space="preserve">LEASE AGREEMENT </w:t>
      </w:r>
    </w:p>
    <w:p w14:paraId="39D6D566" w14:textId="77777777" w:rsidR="00416D2F" w:rsidRDefault="00416D2F">
      <w:pPr>
        <w:pBdr>
          <w:bottom w:val="single" w:sz="12" w:space="1" w:color="auto"/>
        </w:pBdr>
        <w:tabs>
          <w:tab w:val="center" w:pos="4681"/>
        </w:tabs>
        <w:spacing w:after="0" w:line="259" w:lineRule="auto"/>
        <w:ind w:left="-15" w:right="0" w:firstLine="0"/>
        <w:jc w:val="left"/>
        <w:rPr>
          <w:rFonts w:ascii="Garamond" w:hAnsi="Garamond"/>
          <w:szCs w:val="24"/>
        </w:rPr>
      </w:pPr>
    </w:p>
    <w:p w14:paraId="77FE7F86" w14:textId="77777777" w:rsidR="00416D2F" w:rsidRPr="000D3163" w:rsidRDefault="00416D2F">
      <w:pPr>
        <w:tabs>
          <w:tab w:val="center" w:pos="4681"/>
        </w:tabs>
        <w:spacing w:after="0" w:line="259" w:lineRule="auto"/>
        <w:ind w:left="-15" w:right="0" w:firstLine="0"/>
        <w:jc w:val="left"/>
        <w:rPr>
          <w:rFonts w:ascii="Garamond" w:hAnsi="Garamond"/>
          <w:szCs w:val="24"/>
        </w:rPr>
      </w:pPr>
    </w:p>
    <w:p w14:paraId="70F3A08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34120" w14:textId="3D8127B4" w:rsidR="00DD7F57" w:rsidRPr="000D3163" w:rsidRDefault="00827483">
      <w:pPr>
        <w:ind w:left="-5" w:right="0"/>
        <w:rPr>
          <w:rFonts w:ascii="Garamond" w:hAnsi="Garamond"/>
          <w:szCs w:val="24"/>
        </w:rPr>
      </w:pPr>
      <w:r w:rsidRPr="000D3163">
        <w:rPr>
          <w:rFonts w:ascii="Garamond" w:hAnsi="Garamond"/>
          <w:szCs w:val="24"/>
        </w:rPr>
        <w:t xml:space="preserve"> This Lease Agreement (the “</w:t>
      </w:r>
      <w:r w:rsidRPr="000D3163">
        <w:rPr>
          <w:rFonts w:ascii="Garamond" w:hAnsi="Garamond"/>
          <w:b/>
          <w:szCs w:val="24"/>
        </w:rPr>
        <w:t>Agreement</w:t>
      </w:r>
      <w:r w:rsidRPr="000D3163">
        <w:rPr>
          <w:rFonts w:ascii="Garamond" w:hAnsi="Garamond"/>
          <w:szCs w:val="24"/>
        </w:rPr>
        <w:t xml:space="preserve">”) is entered into as of </w:t>
      </w:r>
      <w:r w:rsidR="00AA0346" w:rsidRPr="000D3163">
        <w:rPr>
          <w:rFonts w:ascii="Garamond" w:hAnsi="Garamond"/>
          <w:szCs w:val="24"/>
        </w:rPr>
        <w:t>_</w:t>
      </w:r>
      <w:r w:rsidR="00275484" w:rsidRPr="00275484">
        <w:rPr>
          <w:rFonts w:ascii="Garamond" w:hAnsi="Garamond"/>
          <w:szCs w:val="24"/>
          <w:u w:val="single"/>
        </w:rPr>
        <w:t>June  , 2023</w:t>
      </w:r>
      <w:r w:rsidR="00AA0346" w:rsidRPr="000D3163">
        <w:rPr>
          <w:rFonts w:ascii="Garamond" w:hAnsi="Garamond"/>
          <w:szCs w:val="24"/>
        </w:rPr>
        <w:t>____</w:t>
      </w:r>
      <w:r w:rsidRPr="000D3163">
        <w:rPr>
          <w:rFonts w:ascii="Garamond" w:hAnsi="Garamond"/>
          <w:szCs w:val="24"/>
        </w:rPr>
        <w:t xml:space="preserve">, but effective for all purposes as of </w:t>
      </w:r>
      <w:r w:rsidR="00AA0346" w:rsidRPr="000D3163">
        <w:rPr>
          <w:rFonts w:ascii="Garamond" w:hAnsi="Garamond"/>
          <w:szCs w:val="24"/>
        </w:rPr>
        <w:t>___</w:t>
      </w:r>
      <w:del w:id="0" w:author="Adam Abdalla" w:date="2023-06-21T22:15:00Z">
        <w:r w:rsidR="00275484" w:rsidRPr="00275484" w:rsidDel="00140CB7">
          <w:rPr>
            <w:rFonts w:ascii="Garamond" w:hAnsi="Garamond"/>
            <w:szCs w:val="24"/>
            <w:u w:val="single"/>
          </w:rPr>
          <w:delText xml:space="preserve">August </w:delText>
        </w:r>
      </w:del>
      <w:ins w:id="1" w:author="Adam Abdalla" w:date="2023-06-21T22:15:00Z">
        <w:r w:rsidR="00140CB7">
          <w:rPr>
            <w:rFonts w:ascii="Garamond" w:hAnsi="Garamond"/>
            <w:szCs w:val="24"/>
            <w:u w:val="single"/>
          </w:rPr>
          <w:t>July</w:t>
        </w:r>
        <w:r w:rsidR="00140CB7" w:rsidRPr="00275484">
          <w:rPr>
            <w:rFonts w:ascii="Garamond" w:hAnsi="Garamond"/>
            <w:szCs w:val="24"/>
            <w:u w:val="single"/>
          </w:rPr>
          <w:t xml:space="preserve"> </w:t>
        </w:r>
      </w:ins>
      <w:r w:rsidR="00275484" w:rsidRPr="00275484">
        <w:rPr>
          <w:rFonts w:ascii="Garamond" w:hAnsi="Garamond"/>
          <w:szCs w:val="24"/>
          <w:u w:val="single"/>
        </w:rPr>
        <w:t>1, 2023</w:t>
      </w:r>
      <w:r w:rsidR="00AA0346" w:rsidRPr="000D3163">
        <w:rPr>
          <w:rFonts w:ascii="Garamond" w:hAnsi="Garamond"/>
          <w:szCs w:val="24"/>
        </w:rPr>
        <w:t>___________</w:t>
      </w:r>
      <w:r w:rsidRPr="000D3163">
        <w:rPr>
          <w:rFonts w:ascii="Garamond" w:hAnsi="Garamond"/>
          <w:szCs w:val="24"/>
        </w:rPr>
        <w:t xml:space="preserve"> (the “</w:t>
      </w:r>
      <w:r w:rsidRPr="000D3163">
        <w:rPr>
          <w:rFonts w:ascii="Garamond" w:hAnsi="Garamond"/>
          <w:b/>
          <w:szCs w:val="24"/>
        </w:rPr>
        <w:t>Effective Date</w:t>
      </w:r>
      <w:r w:rsidRPr="000D3163">
        <w:rPr>
          <w:rFonts w:ascii="Garamond" w:hAnsi="Garamond"/>
          <w:szCs w:val="24"/>
        </w:rPr>
        <w:t xml:space="preserve">”), by and between: </w:t>
      </w:r>
    </w:p>
    <w:p w14:paraId="73C644D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84C9CC4" w14:textId="325D0F07" w:rsidR="00DD7F57" w:rsidRPr="000D3163" w:rsidRDefault="00827483">
      <w:pPr>
        <w:ind w:left="730" w:right="543"/>
        <w:rPr>
          <w:rFonts w:ascii="Garamond" w:hAnsi="Garamond"/>
          <w:szCs w:val="24"/>
        </w:rPr>
      </w:pPr>
      <w:r w:rsidRPr="000D3163">
        <w:rPr>
          <w:rFonts w:ascii="Garamond" w:hAnsi="Garamond"/>
          <w:b/>
          <w:szCs w:val="24"/>
        </w:rPr>
        <w:t xml:space="preserve">BELLE REALTY OF LAFAYETTE, </w:t>
      </w:r>
      <w:r w:rsidR="00A93C96" w:rsidRPr="000D3163">
        <w:rPr>
          <w:rFonts w:ascii="Garamond" w:hAnsi="Garamond"/>
          <w:b/>
          <w:szCs w:val="24"/>
        </w:rPr>
        <w:t>LLC</w:t>
      </w:r>
      <w:r w:rsidRPr="000D3163">
        <w:rPr>
          <w:rFonts w:ascii="Garamond" w:hAnsi="Garamond"/>
          <w:szCs w:val="24"/>
        </w:rPr>
        <w:t>, a Louisiana limited liability company, whose current mailing address is 101 Arnould Boulevard, Lafayette, Louisiana 70506 (hereinafter referred to as the “</w:t>
      </w:r>
      <w:r w:rsidRPr="000D3163">
        <w:rPr>
          <w:rFonts w:ascii="Garamond" w:hAnsi="Garamond"/>
          <w:b/>
          <w:szCs w:val="24"/>
        </w:rPr>
        <w:t>Lessor</w:t>
      </w:r>
      <w:r w:rsidRPr="000D3163">
        <w:rPr>
          <w:rFonts w:ascii="Garamond" w:hAnsi="Garamond"/>
          <w:szCs w:val="24"/>
        </w:rPr>
        <w:t xml:space="preserve">”); </w:t>
      </w:r>
    </w:p>
    <w:p w14:paraId="4E26D3F5"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429E4628" w14:textId="77777777" w:rsidR="00DD7F57" w:rsidRPr="000D3163" w:rsidRDefault="00827483">
      <w:pPr>
        <w:ind w:left="730" w:right="0"/>
        <w:rPr>
          <w:rFonts w:ascii="Garamond" w:hAnsi="Garamond"/>
          <w:szCs w:val="24"/>
        </w:rPr>
      </w:pPr>
      <w:r w:rsidRPr="000D3163">
        <w:rPr>
          <w:rFonts w:ascii="Garamond" w:hAnsi="Garamond"/>
          <w:szCs w:val="24"/>
        </w:rPr>
        <w:t xml:space="preserve">and </w:t>
      </w:r>
    </w:p>
    <w:p w14:paraId="4CF6327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BF9DE96" w14:textId="663A8C4F" w:rsidR="00DD7F57" w:rsidRPr="000D3163" w:rsidRDefault="00827483">
      <w:pPr>
        <w:ind w:left="705" w:right="727" w:hanging="720"/>
        <w:rPr>
          <w:rFonts w:ascii="Garamond" w:hAnsi="Garamond"/>
          <w:szCs w:val="24"/>
        </w:rPr>
      </w:pPr>
      <w:r w:rsidRPr="000D3163">
        <w:rPr>
          <w:rFonts w:ascii="Garamond" w:hAnsi="Garamond"/>
          <w:szCs w:val="24"/>
        </w:rPr>
        <w:t xml:space="preserve"> </w:t>
      </w:r>
      <w:r w:rsidR="00A93C96" w:rsidRPr="000D3163">
        <w:rPr>
          <w:rFonts w:ascii="Garamond" w:hAnsi="Garamond"/>
          <w:szCs w:val="24"/>
        </w:rPr>
        <w:tab/>
      </w:r>
      <w:bookmarkStart w:id="2" w:name="_Hlk134702026"/>
      <w:del w:id="3" w:author="Adam Abdalla" w:date="2023-06-21T21:57:00Z">
        <w:r w:rsidR="00721022" w:rsidDel="009417DB">
          <w:rPr>
            <w:rFonts w:ascii="Garamond" w:hAnsi="Garamond"/>
            <w:b/>
            <w:szCs w:val="24"/>
          </w:rPr>
          <w:delText>ALLIANCE SAFETY COUNCIL</w:delText>
        </w:r>
      </w:del>
      <w:ins w:id="4" w:author="Adam Abdalla" w:date="2023-06-21T21:57:00Z">
        <w:r w:rsidR="009417DB">
          <w:rPr>
            <w:rFonts w:ascii="Garamond" w:hAnsi="Garamond"/>
            <w:b/>
            <w:szCs w:val="24"/>
          </w:rPr>
          <w:t>______________________</w:t>
        </w:r>
      </w:ins>
      <w:r w:rsidR="000F7F11">
        <w:rPr>
          <w:rFonts w:ascii="Garamond" w:hAnsi="Garamond"/>
          <w:bCs/>
          <w:szCs w:val="24"/>
        </w:rPr>
        <w:t>,</w:t>
      </w:r>
      <w:r w:rsidRPr="000D3163">
        <w:rPr>
          <w:rFonts w:ascii="Garamond" w:hAnsi="Garamond"/>
          <w:szCs w:val="24"/>
        </w:rPr>
        <w:t xml:space="preserve"> a </w:t>
      </w:r>
      <w:del w:id="5" w:author="Adam Abdalla" w:date="2023-06-21T21:58:00Z">
        <w:r w:rsidR="00721022" w:rsidDel="009417DB">
          <w:rPr>
            <w:rFonts w:ascii="Garamond" w:hAnsi="Garamond"/>
            <w:szCs w:val="24"/>
          </w:rPr>
          <w:delText>__</w:delText>
        </w:r>
        <w:r w:rsidR="00275484" w:rsidRPr="00275484" w:rsidDel="009417DB">
          <w:rPr>
            <w:rFonts w:ascii="Garamond" w:hAnsi="Garamond"/>
            <w:szCs w:val="24"/>
            <w:u w:val="single"/>
          </w:rPr>
          <w:delText>Louisiana non-profit corporation</w:delText>
        </w:r>
        <w:r w:rsidR="00721022" w:rsidDel="009417DB">
          <w:rPr>
            <w:rFonts w:ascii="Garamond" w:hAnsi="Garamond"/>
            <w:szCs w:val="24"/>
          </w:rPr>
          <w:delText>___</w:delText>
        </w:r>
      </w:del>
      <w:ins w:id="6" w:author="Adam Abdalla" w:date="2023-06-21T21:58:00Z">
        <w:r w:rsidR="009417DB">
          <w:rPr>
            <w:rFonts w:ascii="Garamond" w:hAnsi="Garamond"/>
            <w:szCs w:val="24"/>
          </w:rPr>
          <w:t>____________________________</w:t>
        </w:r>
      </w:ins>
      <w:r w:rsidRPr="000D3163">
        <w:rPr>
          <w:rFonts w:ascii="Garamond" w:hAnsi="Garamond"/>
          <w:szCs w:val="24"/>
        </w:rPr>
        <w:t xml:space="preserve">, whose mailing address during the term of this Lease shall be </w:t>
      </w:r>
      <w:r w:rsidR="00721022">
        <w:rPr>
          <w:rFonts w:ascii="Garamond" w:hAnsi="Garamond"/>
          <w:szCs w:val="24"/>
        </w:rPr>
        <w:t>__</w:t>
      </w:r>
      <w:r w:rsidR="00275484" w:rsidRPr="00275484">
        <w:rPr>
          <w:rFonts w:ascii="Garamond" w:hAnsi="Garamond"/>
          <w:szCs w:val="24"/>
          <w:u w:val="single"/>
        </w:rPr>
        <w:t>10099 N. Reiger Rd., Baton Rouge, LA 70809</w:t>
      </w:r>
      <w:r w:rsidR="00721022">
        <w:rPr>
          <w:rFonts w:ascii="Garamond" w:hAnsi="Garamond"/>
          <w:szCs w:val="24"/>
        </w:rPr>
        <w:t>____</w:t>
      </w:r>
      <w:r w:rsidRPr="000D3163">
        <w:rPr>
          <w:rFonts w:ascii="Garamond" w:hAnsi="Garamond"/>
          <w:szCs w:val="24"/>
        </w:rPr>
        <w:t>,</w:t>
      </w:r>
      <w:r w:rsidR="00AB027A">
        <w:rPr>
          <w:rFonts w:ascii="Garamond" w:hAnsi="Garamond"/>
          <w:szCs w:val="24"/>
        </w:rPr>
        <w:t xml:space="preserve"> and who is being represented herein by its </w:t>
      </w:r>
      <w:r w:rsidR="00275484">
        <w:rPr>
          <w:rFonts w:ascii="Garamond" w:hAnsi="Garamond"/>
          <w:szCs w:val="24"/>
        </w:rPr>
        <w:t xml:space="preserve">President and </w:t>
      </w:r>
      <w:r w:rsidR="00AB027A">
        <w:rPr>
          <w:rFonts w:ascii="Garamond" w:hAnsi="Garamond"/>
          <w:szCs w:val="24"/>
        </w:rPr>
        <w:t xml:space="preserve">Chief Executive Officer, </w:t>
      </w:r>
      <w:r w:rsidR="00721022">
        <w:rPr>
          <w:rFonts w:ascii="Garamond" w:hAnsi="Garamond"/>
          <w:szCs w:val="24"/>
        </w:rPr>
        <w:t>Kath</w:t>
      </w:r>
      <w:r w:rsidR="00275484">
        <w:rPr>
          <w:rFonts w:ascii="Garamond" w:hAnsi="Garamond"/>
          <w:szCs w:val="24"/>
        </w:rPr>
        <w:t>erine B.</w:t>
      </w:r>
      <w:r w:rsidR="00721022">
        <w:rPr>
          <w:rFonts w:ascii="Garamond" w:hAnsi="Garamond"/>
          <w:szCs w:val="24"/>
        </w:rPr>
        <w:t xml:space="preserve"> Trahan</w:t>
      </w:r>
      <w:r w:rsidRPr="000D3163">
        <w:rPr>
          <w:rFonts w:ascii="Garamond" w:hAnsi="Garamond"/>
          <w:szCs w:val="24"/>
        </w:rPr>
        <w:t xml:space="preserve"> </w:t>
      </w:r>
      <w:bookmarkEnd w:id="2"/>
      <w:r w:rsidRPr="000D3163">
        <w:rPr>
          <w:rFonts w:ascii="Garamond" w:hAnsi="Garamond"/>
          <w:szCs w:val="24"/>
        </w:rPr>
        <w:t>(hereinafter referred to as the “</w:t>
      </w:r>
      <w:r w:rsidRPr="000D3163">
        <w:rPr>
          <w:rFonts w:ascii="Garamond" w:hAnsi="Garamond"/>
          <w:b/>
          <w:szCs w:val="24"/>
        </w:rPr>
        <w:t>Lessee</w:t>
      </w:r>
      <w:r w:rsidRPr="000D3163">
        <w:rPr>
          <w:rFonts w:ascii="Garamond" w:hAnsi="Garamond"/>
          <w:szCs w:val="24"/>
        </w:rPr>
        <w:t xml:space="preserve">”). </w:t>
      </w:r>
    </w:p>
    <w:p w14:paraId="5BDCE9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F87D85" w14:textId="77777777" w:rsidR="00DD7F57" w:rsidRPr="000D3163" w:rsidRDefault="00827483">
      <w:pPr>
        <w:spacing w:after="0" w:line="259" w:lineRule="auto"/>
        <w:ind w:left="0" w:right="9" w:firstLine="0"/>
        <w:jc w:val="center"/>
        <w:rPr>
          <w:rFonts w:ascii="Garamond" w:hAnsi="Garamond"/>
          <w:szCs w:val="24"/>
        </w:rPr>
      </w:pPr>
      <w:r w:rsidRPr="000D3163">
        <w:rPr>
          <w:rFonts w:ascii="Garamond" w:hAnsi="Garamond"/>
          <w:b/>
          <w:szCs w:val="24"/>
          <w:u w:val="single" w:color="000000"/>
        </w:rPr>
        <w:t>WITNESSETH:</w:t>
      </w:r>
      <w:r w:rsidRPr="000D3163">
        <w:rPr>
          <w:rFonts w:ascii="Garamond" w:hAnsi="Garamond"/>
          <w:b/>
          <w:szCs w:val="24"/>
        </w:rPr>
        <w:t xml:space="preserve"> </w:t>
      </w:r>
    </w:p>
    <w:p w14:paraId="0BF4331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25959D7" w14:textId="77777777" w:rsidR="00DD7F57" w:rsidRPr="000D3163" w:rsidRDefault="00827483">
      <w:pPr>
        <w:ind w:left="-5" w:right="0"/>
        <w:rPr>
          <w:rFonts w:ascii="Garamond" w:hAnsi="Garamond"/>
          <w:szCs w:val="24"/>
        </w:rPr>
      </w:pPr>
      <w:r w:rsidRPr="000D3163">
        <w:rPr>
          <w:rFonts w:ascii="Garamond" w:hAnsi="Garamond"/>
          <w:szCs w:val="24"/>
        </w:rPr>
        <w:t xml:space="preserve"> </w:t>
      </w:r>
      <w:r w:rsidRPr="000D3163">
        <w:rPr>
          <w:rFonts w:ascii="Garamond" w:hAnsi="Garamond"/>
          <w:b/>
          <w:szCs w:val="24"/>
        </w:rPr>
        <w:t>WHEREAS</w:t>
      </w:r>
      <w:r w:rsidRPr="000D3163">
        <w:rPr>
          <w:rFonts w:ascii="Garamond" w:hAnsi="Garamond"/>
          <w:szCs w:val="24"/>
        </w:rPr>
        <w:t>, Lessor is the owner of that certain real property together with improvements located thereon known as The Boulevard Shopping Center located in Lafayette, Lafayette Parish, Louisiana (“</w:t>
      </w:r>
      <w:r w:rsidRPr="000D3163">
        <w:rPr>
          <w:rFonts w:ascii="Garamond" w:hAnsi="Garamond"/>
          <w:b/>
          <w:szCs w:val="24"/>
        </w:rPr>
        <w:t>Boulevard Shopping Center Property”</w:t>
      </w:r>
      <w:r w:rsidRPr="000D3163">
        <w:rPr>
          <w:rFonts w:ascii="Garamond" w:hAnsi="Garamond"/>
          <w:szCs w:val="24"/>
        </w:rPr>
        <w:t xml:space="preserve">). </w:t>
      </w:r>
    </w:p>
    <w:p w14:paraId="28D86E7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1196A8" w14:textId="77777777" w:rsidR="00DD7F57" w:rsidRPr="000D3163" w:rsidRDefault="00827483">
      <w:pPr>
        <w:ind w:left="-5" w:right="0"/>
        <w:rPr>
          <w:rFonts w:ascii="Garamond" w:hAnsi="Garamond"/>
          <w:szCs w:val="24"/>
        </w:rPr>
      </w:pPr>
      <w:r w:rsidRPr="000D3163">
        <w:rPr>
          <w:rFonts w:ascii="Garamond" w:hAnsi="Garamond"/>
          <w:szCs w:val="24"/>
        </w:rPr>
        <w:t xml:space="preserve"> </w:t>
      </w:r>
      <w:r w:rsidRPr="000D3163">
        <w:rPr>
          <w:rFonts w:ascii="Garamond" w:hAnsi="Garamond"/>
          <w:b/>
          <w:szCs w:val="24"/>
        </w:rPr>
        <w:t>WHEREAS</w:t>
      </w:r>
      <w:r w:rsidRPr="000D3163">
        <w:rPr>
          <w:rFonts w:ascii="Garamond" w:hAnsi="Garamond"/>
          <w:szCs w:val="24"/>
        </w:rPr>
        <w:t xml:space="preserve">, Lessee wishes to lease a certain portion of the Boulevard Shopping Center Property from Lessor according to the terms and conditions set out herein. </w:t>
      </w:r>
    </w:p>
    <w:p w14:paraId="47CD67F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E19A29B" w14:textId="77777777" w:rsidR="00DD7F57" w:rsidRPr="000D3163" w:rsidRDefault="00827483">
      <w:pPr>
        <w:ind w:left="-5" w:right="0"/>
        <w:rPr>
          <w:rFonts w:ascii="Garamond" w:hAnsi="Garamond"/>
          <w:szCs w:val="24"/>
        </w:rPr>
      </w:pPr>
      <w:r w:rsidRPr="000D3163">
        <w:rPr>
          <w:rFonts w:ascii="Garamond" w:hAnsi="Garamond"/>
          <w:szCs w:val="24"/>
        </w:rPr>
        <w:t xml:space="preserve"> </w:t>
      </w:r>
      <w:r w:rsidRPr="000D3163">
        <w:rPr>
          <w:rFonts w:ascii="Garamond" w:hAnsi="Garamond"/>
          <w:b/>
          <w:szCs w:val="24"/>
        </w:rPr>
        <w:t>NOW, THEREFORE</w:t>
      </w:r>
      <w:r w:rsidRPr="000D3163">
        <w:rPr>
          <w:rFonts w:ascii="Garamond" w:hAnsi="Garamond"/>
          <w:szCs w:val="24"/>
        </w:rPr>
        <w:t xml:space="preserve">, in consideration of the foregoing and other good and valuable consideration herein, the sufficiency of which is hereby acknowledged, the parties hereto agree as follows: </w:t>
      </w:r>
    </w:p>
    <w:p w14:paraId="287FD92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BB1DB0"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1.01 – </w:t>
      </w:r>
      <w:r w:rsidRPr="000D3163">
        <w:rPr>
          <w:rFonts w:ascii="Garamond" w:hAnsi="Garamond"/>
          <w:b/>
          <w:szCs w:val="24"/>
          <w:u w:val="single" w:color="000000"/>
        </w:rPr>
        <w:t>Premises</w:t>
      </w:r>
      <w:r w:rsidRPr="000D3163">
        <w:rPr>
          <w:rFonts w:ascii="Garamond" w:hAnsi="Garamond"/>
          <w:b/>
          <w:szCs w:val="24"/>
        </w:rPr>
        <w:t>:</w:t>
      </w:r>
      <w:r w:rsidRPr="000D3163">
        <w:rPr>
          <w:rFonts w:ascii="Garamond" w:hAnsi="Garamond"/>
          <w:szCs w:val="24"/>
        </w:rPr>
        <w:t xml:space="preserve"> </w:t>
      </w:r>
    </w:p>
    <w:p w14:paraId="646EC55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894D992" w14:textId="77777777" w:rsidR="00DD7F57" w:rsidRPr="000D3163" w:rsidRDefault="00827483">
      <w:pPr>
        <w:numPr>
          <w:ilvl w:val="0"/>
          <w:numId w:val="1"/>
        </w:numPr>
        <w:ind w:right="0" w:hanging="720"/>
        <w:rPr>
          <w:rFonts w:ascii="Garamond" w:hAnsi="Garamond"/>
          <w:szCs w:val="24"/>
        </w:rPr>
      </w:pPr>
      <w:r w:rsidRPr="000D3163">
        <w:rPr>
          <w:rFonts w:ascii="Garamond" w:hAnsi="Garamond"/>
          <w:szCs w:val="24"/>
        </w:rPr>
        <w:t xml:space="preserve">Lessor does hereby lease to Lessee, and Lessee hereby leases from Lessor the following premises, being more particularly described as follows: </w:t>
      </w:r>
    </w:p>
    <w:p w14:paraId="516B766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2AA2862" w14:textId="6984B85F" w:rsidR="00DD7F57" w:rsidRPr="000D3163" w:rsidRDefault="00827483">
      <w:pPr>
        <w:ind w:left="705" w:right="1267" w:hanging="720"/>
        <w:rPr>
          <w:rFonts w:ascii="Garamond" w:hAnsi="Garamond"/>
          <w:szCs w:val="24"/>
        </w:rPr>
      </w:pPr>
      <w:r w:rsidRPr="000D3163">
        <w:rPr>
          <w:rFonts w:ascii="Garamond" w:hAnsi="Garamond"/>
          <w:szCs w:val="24"/>
        </w:rPr>
        <w:lastRenderedPageBreak/>
        <w:t xml:space="preserve"> </w:t>
      </w:r>
      <w:r w:rsidR="00A93C96" w:rsidRPr="000D3163">
        <w:rPr>
          <w:rFonts w:ascii="Garamond" w:hAnsi="Garamond"/>
          <w:szCs w:val="24"/>
        </w:rPr>
        <w:tab/>
      </w:r>
      <w:r w:rsidR="00FA65F4" w:rsidRPr="00FA65F4">
        <w:rPr>
          <w:rFonts w:ascii="Garamond" w:hAnsi="Garamond"/>
          <w:szCs w:val="24"/>
        </w:rPr>
        <w:t xml:space="preserve">Three Thousand Eight Hundred Thirty-Four (3,834) square feet located in the Boulevard Shopping Center Property as shown on the plat attached hereto as Schedule A and having the dimensions set forth thereon. </w:t>
      </w:r>
      <w:r w:rsidRPr="000D3163">
        <w:rPr>
          <w:rFonts w:ascii="Garamond" w:hAnsi="Garamond"/>
          <w:b/>
          <w:szCs w:val="24"/>
        </w:rPr>
        <w:t>Schedule A</w:t>
      </w:r>
      <w:r w:rsidRPr="000D3163">
        <w:rPr>
          <w:rFonts w:ascii="Garamond" w:hAnsi="Garamond"/>
          <w:szCs w:val="24"/>
        </w:rPr>
        <w:t xml:space="preserve"> and having the dimensions set forth thereon. Said Premises has municipal address</w:t>
      </w:r>
      <w:r w:rsidR="00FA65F4">
        <w:rPr>
          <w:rFonts w:ascii="Garamond" w:hAnsi="Garamond"/>
          <w:szCs w:val="24"/>
        </w:rPr>
        <w:t>es</w:t>
      </w:r>
      <w:r w:rsidRPr="000D3163">
        <w:rPr>
          <w:rFonts w:ascii="Garamond" w:hAnsi="Garamond"/>
          <w:szCs w:val="24"/>
        </w:rPr>
        <w:t xml:space="preserve"> of 1</w:t>
      </w:r>
      <w:r w:rsidR="00FA65F4">
        <w:rPr>
          <w:rFonts w:ascii="Garamond" w:hAnsi="Garamond"/>
          <w:szCs w:val="24"/>
        </w:rPr>
        <w:t>39 &amp; 141</w:t>
      </w:r>
      <w:r w:rsidRPr="000D3163">
        <w:rPr>
          <w:rFonts w:ascii="Garamond" w:hAnsi="Garamond"/>
          <w:szCs w:val="24"/>
        </w:rPr>
        <w:t xml:space="preserve"> Arnould Boulevard, Lafayette, Louisiana 70506. </w:t>
      </w:r>
    </w:p>
    <w:p w14:paraId="74DBFEB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6C74E0E" w14:textId="77777777" w:rsidR="00DD7F57" w:rsidRDefault="00827483">
      <w:pPr>
        <w:numPr>
          <w:ilvl w:val="0"/>
          <w:numId w:val="1"/>
        </w:numPr>
        <w:ind w:right="0" w:hanging="720"/>
        <w:rPr>
          <w:ins w:id="7" w:author="Alex Arceneaux" w:date="2023-06-19T16:13:00Z"/>
          <w:rFonts w:ascii="Garamond" w:hAnsi="Garamond"/>
          <w:szCs w:val="24"/>
        </w:rPr>
      </w:pPr>
      <w:r w:rsidRPr="000D3163">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6721158" w14:textId="77777777" w:rsidR="00275484" w:rsidRPr="000D3163" w:rsidRDefault="00275484">
      <w:pPr>
        <w:numPr>
          <w:ilvl w:val="0"/>
          <w:numId w:val="1"/>
        </w:numPr>
        <w:ind w:right="0" w:hanging="720"/>
        <w:rPr>
          <w:rFonts w:ascii="Garamond" w:hAnsi="Garamond"/>
          <w:szCs w:val="24"/>
        </w:rPr>
      </w:pPr>
    </w:p>
    <w:p w14:paraId="170A42E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B6881D" w14:textId="0D4959E5" w:rsidR="00DD7F57" w:rsidRPr="000D3163" w:rsidRDefault="00827483">
      <w:pPr>
        <w:ind w:left="705" w:right="0" w:hanging="720"/>
        <w:rPr>
          <w:rFonts w:ascii="Garamond" w:hAnsi="Garamond"/>
          <w:szCs w:val="24"/>
        </w:rPr>
      </w:pPr>
      <w:del w:id="8" w:author="Alex Arceneaux" w:date="2023-06-19T16:13:00Z">
        <w:r w:rsidRPr="000D3163" w:rsidDel="00275484">
          <w:rPr>
            <w:rFonts w:ascii="Garamond" w:hAnsi="Garamond"/>
            <w:szCs w:val="24"/>
          </w:rPr>
          <w:delText>D</w:delText>
        </w:r>
      </w:del>
      <w:r w:rsidRPr="000D3163">
        <w:rPr>
          <w:rFonts w:ascii="Garamond" w:hAnsi="Garamond"/>
          <w:szCs w:val="24"/>
        </w:rPr>
        <w:t xml:space="preserve">.  </w:t>
      </w:r>
      <w:r w:rsidR="00A93C96" w:rsidRPr="000D3163">
        <w:rPr>
          <w:rFonts w:ascii="Garamond" w:hAnsi="Garamond"/>
          <w:szCs w:val="24"/>
        </w:rPr>
        <w:t xml:space="preserve">   </w:t>
      </w:r>
      <w:del w:id="9" w:author="Alex Arceneaux" w:date="2023-06-19T16:12:00Z">
        <w:r w:rsidR="00A93C96" w:rsidRPr="000D3163" w:rsidDel="00275484">
          <w:rPr>
            <w:rFonts w:ascii="Garamond" w:hAnsi="Garamond"/>
            <w:szCs w:val="24"/>
          </w:rPr>
          <w:delText xml:space="preserve"> </w:delText>
        </w:r>
      </w:del>
      <w:del w:id="10" w:author="Alex Arceneaux" w:date="2023-06-19T16:13:00Z">
        <w:r w:rsidR="00A93C96" w:rsidRPr="000D3163" w:rsidDel="00275484">
          <w:rPr>
            <w:rFonts w:ascii="Garamond" w:hAnsi="Garamond"/>
            <w:szCs w:val="24"/>
          </w:rPr>
          <w:delText xml:space="preserve"> </w:delText>
        </w:r>
      </w:del>
      <w:r w:rsidRPr="000D3163">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 </w:t>
      </w:r>
    </w:p>
    <w:p w14:paraId="1890B0B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1D7C01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2.01 - </w:t>
      </w:r>
      <w:commentRangeStart w:id="11"/>
      <w:commentRangeStart w:id="12"/>
      <w:r w:rsidRPr="000D3163">
        <w:rPr>
          <w:rFonts w:ascii="Garamond" w:hAnsi="Garamond"/>
          <w:b/>
          <w:szCs w:val="24"/>
          <w:u w:val="single" w:color="000000"/>
        </w:rPr>
        <w:t>Use</w:t>
      </w:r>
      <w:r w:rsidRPr="000D3163">
        <w:rPr>
          <w:rFonts w:ascii="Garamond" w:hAnsi="Garamond"/>
          <w:b/>
          <w:szCs w:val="24"/>
        </w:rPr>
        <w:t>:</w:t>
      </w:r>
      <w:r w:rsidRPr="000D3163">
        <w:rPr>
          <w:rFonts w:ascii="Garamond" w:hAnsi="Garamond"/>
          <w:szCs w:val="24"/>
        </w:rPr>
        <w:t xml:space="preserve"> </w:t>
      </w:r>
      <w:commentRangeEnd w:id="11"/>
      <w:r w:rsidR="00936392">
        <w:rPr>
          <w:rStyle w:val="CommentReference"/>
        </w:rPr>
        <w:commentReference w:id="11"/>
      </w:r>
      <w:commentRangeEnd w:id="12"/>
      <w:r w:rsidR="009417DB">
        <w:rPr>
          <w:rStyle w:val="CommentReference"/>
        </w:rPr>
        <w:commentReference w:id="12"/>
      </w:r>
    </w:p>
    <w:p w14:paraId="4CF0C58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A357B4F" w14:textId="180A7474" w:rsidR="009417DB" w:rsidRDefault="00FA65F4" w:rsidP="009417DB">
      <w:pPr>
        <w:spacing w:after="0" w:line="259" w:lineRule="auto"/>
        <w:ind w:left="0" w:right="0" w:firstLine="0"/>
        <w:jc w:val="left"/>
        <w:rPr>
          <w:ins w:id="13" w:author="Adam Abdalla" w:date="2023-06-21T22:02:00Z"/>
        </w:rPr>
      </w:pPr>
      <w:r w:rsidRPr="00FA65F4">
        <w:rPr>
          <w:rFonts w:ascii="Garamond" w:hAnsi="Garamond"/>
          <w:szCs w:val="24"/>
        </w:rPr>
        <w:t xml:space="preserve">The Premises shall be used by Lessee during the term hereof as </w:t>
      </w:r>
      <w:ins w:id="14" w:author="Adam Abdalla" w:date="2023-06-21T22:03:00Z">
        <w:r w:rsidR="009417DB">
          <w:rPr>
            <w:rFonts w:ascii="Garamond" w:hAnsi="Garamond"/>
            <w:szCs w:val="24"/>
          </w:rPr>
          <w:t xml:space="preserve"> a Tag &amp; Title, Driver’s Licens</w:t>
        </w:r>
      </w:ins>
      <w:ins w:id="15" w:author="Adam Abdalla" w:date="2023-06-21T22:04:00Z">
        <w:r w:rsidR="009417DB">
          <w:rPr>
            <w:rFonts w:ascii="Garamond" w:hAnsi="Garamond"/>
            <w:szCs w:val="24"/>
          </w:rPr>
          <w:t xml:space="preserve">e, and Notary Service business and </w:t>
        </w:r>
      </w:ins>
      <w:r w:rsidRPr="00FA65F4">
        <w:rPr>
          <w:rFonts w:ascii="Garamond" w:hAnsi="Garamond"/>
          <w:szCs w:val="24"/>
        </w:rPr>
        <w:t>general office space, and Lessee agrees that any change in the use of the Premises shall require the prior written consent of the Lessor.</w:t>
      </w:r>
      <w:ins w:id="16" w:author="Adam Abdalla" w:date="2023-06-21T22:02:00Z">
        <w:r w:rsidR="009417DB" w:rsidRPr="009417DB">
          <w:t xml:space="preserve"> </w:t>
        </w:r>
      </w:ins>
    </w:p>
    <w:p w14:paraId="4461CB3E" w14:textId="77777777" w:rsidR="009417DB" w:rsidRDefault="009417DB" w:rsidP="009417DB">
      <w:pPr>
        <w:spacing w:after="0" w:line="259" w:lineRule="auto"/>
        <w:ind w:left="0" w:right="0" w:firstLine="0"/>
        <w:jc w:val="left"/>
        <w:rPr>
          <w:ins w:id="17" w:author="Adam Abdalla" w:date="2023-06-21T22:02:00Z"/>
        </w:rPr>
      </w:pPr>
    </w:p>
    <w:p w14:paraId="79629917" w14:textId="3ACF7900" w:rsidR="009417DB" w:rsidRPr="009417DB" w:rsidRDefault="009417DB" w:rsidP="009417DB">
      <w:pPr>
        <w:spacing w:after="0" w:line="259" w:lineRule="auto"/>
        <w:ind w:left="0" w:right="0" w:firstLine="0"/>
        <w:jc w:val="left"/>
        <w:rPr>
          <w:ins w:id="18" w:author="Adam Abdalla" w:date="2023-06-21T22:02:00Z"/>
          <w:rFonts w:ascii="Garamond" w:hAnsi="Garamond"/>
          <w:szCs w:val="24"/>
        </w:rPr>
      </w:pPr>
      <w:ins w:id="19" w:author="Adam Abdalla" w:date="2023-06-21T22:02:00Z">
        <w:r w:rsidRPr="009417DB">
          <w:rPr>
            <w:rFonts w:ascii="Garamond" w:hAnsi="Garamond"/>
            <w:szCs w:val="24"/>
          </w:rPr>
          <w:t>Subject to the provisions of Section 2, and provided that: (a) this Lease has not been terminated; (b) Lessee is not in default of this Lease beyond applicable notice and cure periods; (c) Lessee opens to the public at the Premises for the permitted Use, Lessor agrees that it shall not voluntarily enter into any lease agreement giving a third party the right to operate in the Boulevard Shopping Center Property, a business whose primary business would be the same or similar to that of Lessee and which includes _______________________________________. The prohibition shall not apply to: (a) any Lessee or successor to Lessee whose lease, including any renewal or extension, is in effect prior to the Effective Date.</w:t>
        </w:r>
      </w:ins>
    </w:p>
    <w:p w14:paraId="7BFF0726" w14:textId="5697F75F" w:rsidR="00FA65F4" w:rsidRDefault="009417DB" w:rsidP="009417DB">
      <w:pPr>
        <w:spacing w:after="0" w:line="259" w:lineRule="auto"/>
        <w:ind w:left="0" w:right="0" w:firstLine="0"/>
        <w:jc w:val="left"/>
        <w:rPr>
          <w:rFonts w:ascii="Garamond" w:hAnsi="Garamond"/>
          <w:szCs w:val="24"/>
        </w:rPr>
      </w:pPr>
      <w:ins w:id="20" w:author="Adam Abdalla" w:date="2023-06-21T22:02:00Z">
        <w:r w:rsidRPr="009417DB">
          <w:rPr>
            <w:rFonts w:ascii="Garamond" w:hAnsi="Garamond"/>
            <w:szCs w:val="24"/>
          </w:rPr>
          <w:t xml:space="preserve">Should any other Lessee or occupant at the Shopping Center violate the exclusive use rights granted to Lessee by this Section, Lessor shall take all reasonable and prudent actions necessary or desirable to be taken to cause </w:t>
        </w:r>
        <w:r w:rsidRPr="009417DB">
          <w:rPr>
            <w:rFonts w:ascii="Garamond" w:hAnsi="Garamond"/>
            <w:szCs w:val="24"/>
          </w:rPr>
          <w:lastRenderedPageBreak/>
          <w:t>the offending Lessee or occupant to cease its violation.  Should, within a reasonable time after Lessee has given Lessor notice of an alleged breach thereof by such other Lessee or occupant, Lessor fail to proceed as provided in the previous sentence, Lessee, as its sole remedy, may proceed against that Lessee or occupant, in its own name, and at its own expense, to obtain injunctive relief against the offending Lessee and/or to obtain monetary damages from the offending Lessee or occupant, unless Lessor has failed to include Lessee’s exclusive in the offending Lessee’s lease, in which case Lessee may proceed against Lessor.  Lessor agrees to cooperate with Lessee in any such action, but Lessee shall reimburse Lessor for any out-of-pocket expense incurred by Lessor in so doing.</w:t>
        </w:r>
      </w:ins>
    </w:p>
    <w:p w14:paraId="1306123E" w14:textId="502D7C1B"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AF691AA" w14:textId="77777777" w:rsidR="00DD7F57" w:rsidRPr="000D3163" w:rsidRDefault="00827483">
      <w:pPr>
        <w:ind w:left="-5" w:right="0"/>
        <w:rPr>
          <w:rFonts w:ascii="Garamond" w:hAnsi="Garamond"/>
          <w:szCs w:val="24"/>
        </w:rPr>
      </w:pPr>
      <w:r w:rsidRPr="000D3163">
        <w:rPr>
          <w:rFonts w:ascii="Garamond" w:hAnsi="Garamond"/>
          <w:szCs w:val="24"/>
        </w:rPr>
        <w:t xml:space="preserve">The Premises shall be not be used during the Initial Term or any Renewal Term hereof as: </w:t>
      </w:r>
    </w:p>
    <w:p w14:paraId="103F08FE" w14:textId="77777777" w:rsidR="00DD7F57" w:rsidRPr="000D3163" w:rsidRDefault="00827483">
      <w:pPr>
        <w:spacing w:after="28" w:line="259" w:lineRule="auto"/>
        <w:ind w:left="0" w:right="0" w:firstLine="0"/>
        <w:jc w:val="left"/>
        <w:rPr>
          <w:rFonts w:ascii="Garamond" w:hAnsi="Garamond"/>
          <w:szCs w:val="24"/>
        </w:rPr>
      </w:pPr>
      <w:r w:rsidRPr="000D3163">
        <w:rPr>
          <w:rFonts w:ascii="Garamond" w:hAnsi="Garamond"/>
          <w:szCs w:val="24"/>
        </w:rPr>
        <w:t xml:space="preserve"> </w:t>
      </w:r>
    </w:p>
    <w:p w14:paraId="5D48B0D8" w14:textId="77777777" w:rsidR="00DD7F57" w:rsidRPr="000D3163" w:rsidRDefault="00827483">
      <w:pPr>
        <w:numPr>
          <w:ilvl w:val="0"/>
          <w:numId w:val="2"/>
        </w:numPr>
        <w:ind w:right="0" w:hanging="360"/>
        <w:rPr>
          <w:rFonts w:ascii="Garamond" w:hAnsi="Garamond"/>
          <w:szCs w:val="24"/>
        </w:rPr>
      </w:pPr>
      <w:r w:rsidRPr="000D3163">
        <w:rPr>
          <w:rFonts w:ascii="Garamond" w:hAnsi="Garamond"/>
          <w:szCs w:val="24"/>
        </w:rPr>
        <w:t xml:space="preserve">A delicatessen or other restaurant whose operations are the same or similar to a Jason’s Deli or whose primary menu items are salads, soups, sandwiches, and baked potatoes or any one or more of said items. </w:t>
      </w:r>
    </w:p>
    <w:p w14:paraId="48B52DA1" w14:textId="5BE00501" w:rsidR="00DD7F57" w:rsidRPr="000D3163" w:rsidRDefault="00827483">
      <w:pPr>
        <w:numPr>
          <w:ilvl w:val="0"/>
          <w:numId w:val="2"/>
        </w:numPr>
        <w:ind w:right="0" w:hanging="360"/>
        <w:rPr>
          <w:rFonts w:ascii="Garamond" w:hAnsi="Garamond"/>
          <w:szCs w:val="24"/>
        </w:rPr>
      </w:pPr>
      <w:r w:rsidRPr="000D3163">
        <w:rPr>
          <w:rFonts w:ascii="Garamond" w:hAnsi="Garamond"/>
          <w:szCs w:val="24"/>
        </w:rPr>
        <w:t xml:space="preserve">A veterinary clinic engaged primarily in the care and treatment of cats. </w:t>
      </w:r>
    </w:p>
    <w:p w14:paraId="3C2CD1CD" w14:textId="01C239DD" w:rsidR="003703D6" w:rsidRPr="000D3163" w:rsidRDefault="003703D6">
      <w:pPr>
        <w:numPr>
          <w:ilvl w:val="0"/>
          <w:numId w:val="2"/>
        </w:numPr>
        <w:ind w:right="0" w:hanging="360"/>
        <w:rPr>
          <w:rFonts w:ascii="Garamond" w:hAnsi="Garamond"/>
          <w:szCs w:val="24"/>
        </w:rPr>
      </w:pPr>
      <w:r w:rsidRPr="000D3163">
        <w:rPr>
          <w:rFonts w:ascii="Garamond" w:hAnsi="Garamond"/>
          <w:szCs w:val="24"/>
        </w:rPr>
        <w:t>A retail boutique for the sale of items including, but not limited to clothing, gifts, accessories, home goods, monogrammed and/or personalized items, candles, home decorations, drinkware, and jewelry</w:t>
      </w:r>
      <w:r w:rsidR="00FA65F4">
        <w:rPr>
          <w:rFonts w:ascii="Garamond" w:hAnsi="Garamond"/>
          <w:szCs w:val="24"/>
        </w:rPr>
        <w:t>.</w:t>
      </w:r>
    </w:p>
    <w:p w14:paraId="69A4473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E4BE423"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3.01 - </w:t>
      </w:r>
      <w:r w:rsidRPr="000D3163">
        <w:rPr>
          <w:rFonts w:ascii="Garamond" w:hAnsi="Garamond"/>
          <w:b/>
          <w:szCs w:val="24"/>
          <w:u w:val="single" w:color="000000"/>
        </w:rPr>
        <w:t>Term</w:t>
      </w:r>
      <w:r w:rsidRPr="000D3163">
        <w:rPr>
          <w:rFonts w:ascii="Garamond" w:hAnsi="Garamond"/>
          <w:b/>
          <w:szCs w:val="24"/>
        </w:rPr>
        <w:t>:</w:t>
      </w:r>
      <w:r w:rsidRPr="000D3163">
        <w:rPr>
          <w:rFonts w:ascii="Garamond" w:hAnsi="Garamond"/>
          <w:szCs w:val="24"/>
        </w:rPr>
        <w:t xml:space="preserve"> </w:t>
      </w:r>
    </w:p>
    <w:p w14:paraId="207BFB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6DBB64" w14:textId="7FF79826" w:rsidR="00DD7F57" w:rsidRPr="000D3163" w:rsidRDefault="00827483">
      <w:pPr>
        <w:ind w:left="-5" w:right="0"/>
        <w:rPr>
          <w:rFonts w:ascii="Garamond" w:hAnsi="Garamond"/>
          <w:szCs w:val="24"/>
        </w:rPr>
      </w:pPr>
      <w:r w:rsidRPr="000D3163">
        <w:rPr>
          <w:rFonts w:ascii="Garamond" w:hAnsi="Garamond"/>
          <w:szCs w:val="24"/>
        </w:rPr>
        <w:t xml:space="preserve">The term of this Agreement shall commence on </w:t>
      </w:r>
      <w:del w:id="21" w:author="Adam Abdalla" w:date="2023-06-21T22:15:00Z">
        <w:r w:rsidR="00FA65F4" w:rsidDel="00140CB7">
          <w:rPr>
            <w:rFonts w:ascii="Garamond" w:hAnsi="Garamond"/>
            <w:szCs w:val="24"/>
          </w:rPr>
          <w:delText xml:space="preserve">August </w:delText>
        </w:r>
      </w:del>
      <w:ins w:id="22" w:author="Adam Abdalla" w:date="2023-06-21T22:15:00Z">
        <w:r w:rsidR="00140CB7">
          <w:rPr>
            <w:rFonts w:ascii="Garamond" w:hAnsi="Garamond"/>
            <w:szCs w:val="24"/>
          </w:rPr>
          <w:t>July</w:t>
        </w:r>
        <w:r w:rsidR="00140CB7">
          <w:rPr>
            <w:rFonts w:ascii="Garamond" w:hAnsi="Garamond"/>
            <w:szCs w:val="24"/>
          </w:rPr>
          <w:t xml:space="preserve"> </w:t>
        </w:r>
      </w:ins>
      <w:r w:rsidR="00FA65F4">
        <w:rPr>
          <w:rFonts w:ascii="Garamond" w:hAnsi="Garamond"/>
          <w:szCs w:val="24"/>
        </w:rPr>
        <w:t>1, 2023</w:t>
      </w:r>
      <w:r w:rsidRPr="000D3163">
        <w:rPr>
          <w:rFonts w:ascii="Garamond" w:hAnsi="Garamond"/>
          <w:szCs w:val="24"/>
        </w:rPr>
        <w:t xml:space="preserve"> (“</w:t>
      </w:r>
      <w:r w:rsidRPr="000D3163">
        <w:rPr>
          <w:rFonts w:ascii="Garamond" w:hAnsi="Garamond"/>
          <w:b/>
          <w:szCs w:val="24"/>
        </w:rPr>
        <w:t>Commencement Date</w:t>
      </w:r>
      <w:r w:rsidRPr="000D3163">
        <w:rPr>
          <w:rFonts w:ascii="Garamond" w:hAnsi="Garamond"/>
          <w:szCs w:val="24"/>
        </w:rPr>
        <w:t xml:space="preserve">”) and shall expire at midnight, Lafayette, Louisiana time on </w:t>
      </w:r>
      <w:r w:rsidR="00FA65F4">
        <w:rPr>
          <w:rFonts w:ascii="Garamond" w:hAnsi="Garamond"/>
          <w:szCs w:val="24"/>
        </w:rPr>
        <w:t xml:space="preserve">July 31, </w:t>
      </w:r>
      <w:ins w:id="23" w:author="Alex Arceneaux" w:date="2023-06-19T16:13:00Z">
        <w:r w:rsidR="00275484">
          <w:rPr>
            <w:rFonts w:ascii="Garamond" w:hAnsi="Garamond"/>
            <w:szCs w:val="24"/>
          </w:rPr>
          <w:t>20</w:t>
        </w:r>
      </w:ins>
      <w:r w:rsidR="00FA65F4">
        <w:rPr>
          <w:rFonts w:ascii="Garamond" w:hAnsi="Garamond"/>
          <w:szCs w:val="24"/>
        </w:rPr>
        <w:t>26</w:t>
      </w:r>
      <w:r w:rsidRPr="000D3163">
        <w:rPr>
          <w:rFonts w:ascii="Garamond" w:hAnsi="Garamond"/>
          <w:szCs w:val="24"/>
        </w:rPr>
        <w:t xml:space="preserve"> (“</w:t>
      </w:r>
      <w:r w:rsidRPr="000D3163">
        <w:rPr>
          <w:rFonts w:ascii="Garamond" w:hAnsi="Garamond"/>
          <w:b/>
          <w:szCs w:val="24"/>
        </w:rPr>
        <w:t>Initial Term</w:t>
      </w:r>
      <w:r w:rsidRPr="000D3163">
        <w:rPr>
          <w:rFonts w:ascii="Garamond" w:hAnsi="Garamond"/>
          <w:szCs w:val="24"/>
        </w:rPr>
        <w:t xml:space="preserve">”). </w:t>
      </w:r>
    </w:p>
    <w:p w14:paraId="3FBAD88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E1072EC" w14:textId="77777777" w:rsidR="00DD7F57" w:rsidDel="009417DB" w:rsidRDefault="00827483">
      <w:pPr>
        <w:spacing w:after="0" w:line="259" w:lineRule="auto"/>
        <w:ind w:left="0" w:right="0" w:firstLine="0"/>
        <w:jc w:val="left"/>
        <w:rPr>
          <w:del w:id="24" w:author="Adam Abdalla" w:date="2023-06-21T22:04:00Z"/>
          <w:rFonts w:ascii="Garamond" w:hAnsi="Garamond"/>
          <w:szCs w:val="24"/>
        </w:rPr>
      </w:pPr>
      <w:r w:rsidRPr="000D3163">
        <w:rPr>
          <w:rFonts w:ascii="Garamond" w:hAnsi="Garamond"/>
          <w:szCs w:val="24"/>
        </w:rPr>
        <w:t xml:space="preserve"> </w:t>
      </w:r>
    </w:p>
    <w:p w14:paraId="488932E4" w14:textId="77777777" w:rsidR="00FA65F4" w:rsidDel="009417DB" w:rsidRDefault="00FA65F4">
      <w:pPr>
        <w:spacing w:after="0" w:line="259" w:lineRule="auto"/>
        <w:ind w:left="0" w:right="0" w:firstLine="0"/>
        <w:jc w:val="left"/>
        <w:rPr>
          <w:del w:id="25" w:author="Adam Abdalla" w:date="2023-06-21T22:04:00Z"/>
          <w:rFonts w:ascii="Garamond" w:hAnsi="Garamond"/>
          <w:szCs w:val="24"/>
        </w:rPr>
      </w:pPr>
    </w:p>
    <w:p w14:paraId="03AB6E52" w14:textId="77777777" w:rsidR="00FA65F4" w:rsidDel="009417DB" w:rsidRDefault="00FA65F4">
      <w:pPr>
        <w:spacing w:after="0" w:line="259" w:lineRule="auto"/>
        <w:ind w:left="0" w:right="0" w:firstLine="0"/>
        <w:jc w:val="left"/>
        <w:rPr>
          <w:del w:id="26" w:author="Adam Abdalla" w:date="2023-06-21T22:04:00Z"/>
          <w:rFonts w:ascii="Garamond" w:hAnsi="Garamond"/>
          <w:szCs w:val="24"/>
        </w:rPr>
      </w:pPr>
    </w:p>
    <w:p w14:paraId="2B8874E3" w14:textId="77777777" w:rsidR="00FA65F4" w:rsidRPr="000D3163" w:rsidRDefault="00FA65F4">
      <w:pPr>
        <w:spacing w:after="0" w:line="259" w:lineRule="auto"/>
        <w:ind w:left="0" w:right="0" w:firstLine="0"/>
        <w:jc w:val="left"/>
        <w:rPr>
          <w:rFonts w:ascii="Garamond" w:hAnsi="Garamond"/>
          <w:szCs w:val="24"/>
        </w:rPr>
      </w:pPr>
    </w:p>
    <w:p w14:paraId="5815D26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4.01 - </w:t>
      </w:r>
      <w:r w:rsidRPr="000D3163">
        <w:rPr>
          <w:rFonts w:ascii="Garamond" w:hAnsi="Garamond"/>
          <w:b/>
          <w:szCs w:val="24"/>
          <w:u w:val="single" w:color="000000"/>
        </w:rPr>
        <w:t>Rent</w:t>
      </w:r>
      <w:r w:rsidRPr="000D3163">
        <w:rPr>
          <w:rFonts w:ascii="Garamond" w:hAnsi="Garamond"/>
          <w:b/>
          <w:szCs w:val="24"/>
        </w:rPr>
        <w:t>:</w:t>
      </w:r>
      <w:r w:rsidRPr="000D3163">
        <w:rPr>
          <w:rFonts w:ascii="Garamond" w:hAnsi="Garamond"/>
          <w:szCs w:val="24"/>
        </w:rPr>
        <w:t xml:space="preserve"> </w:t>
      </w:r>
    </w:p>
    <w:p w14:paraId="583681D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1F80E0" w14:textId="2F61B599" w:rsidR="00DD7F57" w:rsidRPr="000D3163" w:rsidRDefault="00827483">
      <w:pPr>
        <w:numPr>
          <w:ilvl w:val="0"/>
          <w:numId w:val="3"/>
        </w:numPr>
        <w:ind w:right="0" w:hanging="720"/>
        <w:rPr>
          <w:rFonts w:ascii="Garamond" w:hAnsi="Garamond"/>
          <w:szCs w:val="24"/>
        </w:rPr>
      </w:pPr>
      <w:r w:rsidRPr="000D3163">
        <w:rPr>
          <w:rFonts w:ascii="Garamond" w:hAnsi="Garamond"/>
          <w:szCs w:val="24"/>
          <w:u w:val="single" w:color="000000"/>
        </w:rPr>
        <w:t>Premises Base Rent.</w:t>
      </w:r>
      <w:r w:rsidRPr="000D3163">
        <w:rPr>
          <w:rFonts w:ascii="Garamond" w:hAnsi="Garamond"/>
          <w:szCs w:val="24"/>
        </w:rPr>
        <w:t xml:space="preserve">  During the Initial Term, the Lessee shall pay to the Lessor a monthly base rent for the Premises, which is calculated as follows</w:t>
      </w:r>
      <w:r w:rsidR="002F0BBA">
        <w:rPr>
          <w:rFonts w:ascii="Garamond" w:hAnsi="Garamond"/>
          <w:szCs w:val="24"/>
        </w:rPr>
        <w:t xml:space="preserve"> and depicted below in the column labeled “BASE”</w:t>
      </w:r>
      <w:r w:rsidRPr="000D3163">
        <w:rPr>
          <w:rFonts w:ascii="Garamond" w:hAnsi="Garamond"/>
          <w:szCs w:val="24"/>
        </w:rPr>
        <w:t xml:space="preserve">: </w:t>
      </w:r>
    </w:p>
    <w:p w14:paraId="599FE99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bl>
      <w:tblPr>
        <w:tblW w:w="7193" w:type="dxa"/>
        <w:jc w:val="center"/>
        <w:tblLook w:val="04A0" w:firstRow="1" w:lastRow="0" w:firstColumn="1" w:lastColumn="0" w:noHBand="0" w:noVBand="1"/>
      </w:tblPr>
      <w:tblGrid>
        <w:gridCol w:w="222"/>
        <w:gridCol w:w="2208"/>
        <w:gridCol w:w="2693"/>
        <w:gridCol w:w="2070"/>
      </w:tblGrid>
      <w:tr w:rsidR="00721022" w:rsidRPr="002F0BBA" w14:paraId="7C67C1E8" w14:textId="77777777" w:rsidTr="00193111">
        <w:trPr>
          <w:trHeight w:val="386"/>
          <w:jc w:val="center"/>
        </w:trPr>
        <w:tc>
          <w:tcPr>
            <w:tcW w:w="222" w:type="dxa"/>
            <w:tcBorders>
              <w:top w:val="nil"/>
              <w:left w:val="nil"/>
              <w:bottom w:val="nil"/>
              <w:right w:val="nil"/>
            </w:tcBorders>
            <w:shd w:val="clear" w:color="auto" w:fill="auto"/>
            <w:noWrap/>
            <w:vAlign w:val="center"/>
            <w:hideMark/>
          </w:tcPr>
          <w:p w14:paraId="6D6E7F46"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43158C67" w14:textId="3B43376E" w:rsidR="00721022" w:rsidRPr="002F0BBA" w:rsidRDefault="00721022"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UNIT 139-149</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2CB81B85" w14:textId="1CB2378D" w:rsidR="00721022" w:rsidRPr="002F0BBA" w:rsidRDefault="00721022"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MONTH 1</w:t>
            </w:r>
            <w:del w:id="27" w:author="Adam Abdalla" w:date="2023-06-21T22:16:00Z">
              <w:r w:rsidRPr="002F0BBA" w:rsidDel="00140CB7">
                <w:rPr>
                  <w:rFonts w:ascii="Garamond" w:hAnsi="Garamond"/>
                  <w:b/>
                  <w:bCs/>
                  <w:szCs w:val="24"/>
                </w:rPr>
                <w:delText>-36</w:delText>
              </w:r>
            </w:del>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2E047776" w14:textId="77777777" w:rsidR="00721022" w:rsidRPr="002F0BBA" w:rsidRDefault="00721022"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3834</w:t>
            </w:r>
          </w:p>
        </w:tc>
      </w:tr>
      <w:tr w:rsidR="00721022" w:rsidRPr="002F0BBA" w14:paraId="742D6A38" w14:textId="77777777" w:rsidTr="00193111">
        <w:trPr>
          <w:trHeight w:val="440"/>
          <w:jc w:val="center"/>
        </w:trPr>
        <w:tc>
          <w:tcPr>
            <w:tcW w:w="222" w:type="dxa"/>
            <w:tcBorders>
              <w:top w:val="nil"/>
              <w:left w:val="nil"/>
              <w:bottom w:val="nil"/>
              <w:right w:val="nil"/>
            </w:tcBorders>
            <w:shd w:val="clear" w:color="auto" w:fill="auto"/>
            <w:noWrap/>
            <w:vAlign w:val="bottom"/>
            <w:hideMark/>
          </w:tcPr>
          <w:p w14:paraId="3386CB88"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553AE9C3"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5026B102"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77618B64"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MONTH </w:t>
            </w:r>
          </w:p>
        </w:tc>
      </w:tr>
      <w:tr w:rsidR="00721022" w:rsidRPr="002F0BBA" w14:paraId="7FAAE277" w14:textId="77777777" w:rsidTr="00193111">
        <w:trPr>
          <w:trHeight w:val="278"/>
          <w:jc w:val="center"/>
        </w:trPr>
        <w:tc>
          <w:tcPr>
            <w:tcW w:w="222" w:type="dxa"/>
            <w:tcBorders>
              <w:top w:val="nil"/>
              <w:left w:val="nil"/>
              <w:bottom w:val="nil"/>
              <w:right w:val="nil"/>
            </w:tcBorders>
            <w:shd w:val="clear" w:color="auto" w:fill="auto"/>
            <w:noWrap/>
            <w:vAlign w:val="bottom"/>
            <w:hideMark/>
          </w:tcPr>
          <w:p w14:paraId="0D50DFF5"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72AC65FC"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5AD16649" w14:textId="79158BCD"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del w:id="28" w:author="Adam Abdalla" w:date="2023-06-21T22:16:00Z">
              <w:r w:rsidRPr="002F0BBA" w:rsidDel="00140CB7">
                <w:rPr>
                  <w:rFonts w:ascii="Garamond" w:hAnsi="Garamond"/>
                  <w:szCs w:val="24"/>
                </w:rPr>
                <w:delText>13.50</w:delText>
              </w:r>
            </w:del>
            <w:ins w:id="29" w:author="Adam Abdalla" w:date="2023-06-21T22:16:00Z">
              <w:r w:rsidR="00140CB7">
                <w:rPr>
                  <w:rFonts w:ascii="Garamond" w:hAnsi="Garamond"/>
                  <w:szCs w:val="24"/>
                </w:rPr>
                <w:t>0.00</w:t>
              </w:r>
            </w:ins>
          </w:p>
        </w:tc>
        <w:tc>
          <w:tcPr>
            <w:tcW w:w="2070" w:type="dxa"/>
            <w:tcBorders>
              <w:top w:val="nil"/>
              <w:left w:val="nil"/>
              <w:bottom w:val="single" w:sz="4" w:space="0" w:color="auto"/>
              <w:right w:val="single" w:sz="4" w:space="0" w:color="auto"/>
            </w:tcBorders>
            <w:shd w:val="clear" w:color="auto" w:fill="auto"/>
            <w:noWrap/>
            <w:vAlign w:val="bottom"/>
            <w:hideMark/>
          </w:tcPr>
          <w:p w14:paraId="2E4DF488" w14:textId="6FE8EDE5"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del w:id="30" w:author="Adam Abdalla" w:date="2023-06-21T22:16:00Z">
              <w:r w:rsidRPr="002F0BBA" w:rsidDel="00140CB7">
                <w:rPr>
                  <w:rFonts w:ascii="Garamond" w:hAnsi="Garamond"/>
                  <w:szCs w:val="24"/>
                </w:rPr>
                <w:delText>4313.25</w:delText>
              </w:r>
            </w:del>
            <w:ins w:id="31" w:author="Adam Abdalla" w:date="2023-06-21T22:16:00Z">
              <w:r w:rsidR="00140CB7">
                <w:rPr>
                  <w:rFonts w:ascii="Garamond" w:hAnsi="Garamond"/>
                  <w:szCs w:val="24"/>
                </w:rPr>
                <w:t>0.00</w:t>
              </w:r>
            </w:ins>
          </w:p>
        </w:tc>
      </w:tr>
    </w:tbl>
    <w:p w14:paraId="2FD5E737" w14:textId="08E20FB6" w:rsidR="00DD7F57" w:rsidRPr="000D3163" w:rsidRDefault="00DD7F57">
      <w:pPr>
        <w:spacing w:after="3" w:line="256" w:lineRule="auto"/>
        <w:ind w:left="3795" w:right="1308" w:hanging="3071"/>
        <w:jc w:val="left"/>
        <w:rPr>
          <w:rFonts w:ascii="Garamond" w:hAnsi="Garamond"/>
          <w:szCs w:val="24"/>
        </w:rPr>
      </w:pPr>
    </w:p>
    <w:p w14:paraId="76608E0E" w14:textId="77777777" w:rsidR="00140CB7" w:rsidRPr="000D3163" w:rsidRDefault="00827483">
      <w:pPr>
        <w:spacing w:after="0" w:line="259" w:lineRule="auto"/>
        <w:ind w:left="0" w:right="0" w:firstLine="0"/>
        <w:jc w:val="left"/>
        <w:rPr>
          <w:ins w:id="32" w:author="Adam Abdalla" w:date="2023-06-21T22:16:00Z"/>
          <w:rFonts w:ascii="Garamond" w:hAnsi="Garamond"/>
          <w:szCs w:val="24"/>
        </w:rPr>
      </w:pPr>
      <w:r w:rsidRPr="000D3163">
        <w:rPr>
          <w:rFonts w:ascii="Garamond" w:hAnsi="Garamond"/>
          <w:szCs w:val="24"/>
        </w:rPr>
        <w:t xml:space="preserve"> </w:t>
      </w:r>
    </w:p>
    <w:tbl>
      <w:tblPr>
        <w:tblW w:w="7193" w:type="dxa"/>
        <w:jc w:val="center"/>
        <w:tblLook w:val="04A0" w:firstRow="1" w:lastRow="0" w:firstColumn="1" w:lastColumn="0" w:noHBand="0" w:noVBand="1"/>
      </w:tblPr>
      <w:tblGrid>
        <w:gridCol w:w="222"/>
        <w:gridCol w:w="2208"/>
        <w:gridCol w:w="2693"/>
        <w:gridCol w:w="2070"/>
      </w:tblGrid>
      <w:tr w:rsidR="00140CB7" w:rsidRPr="002F0BBA" w14:paraId="7683A5A6" w14:textId="77777777" w:rsidTr="00CF4E45">
        <w:trPr>
          <w:trHeight w:val="386"/>
          <w:jc w:val="center"/>
          <w:ins w:id="33" w:author="Adam Abdalla" w:date="2023-06-21T22:16:00Z"/>
        </w:trPr>
        <w:tc>
          <w:tcPr>
            <w:tcW w:w="222" w:type="dxa"/>
            <w:tcBorders>
              <w:top w:val="nil"/>
              <w:left w:val="nil"/>
              <w:bottom w:val="nil"/>
              <w:right w:val="nil"/>
            </w:tcBorders>
            <w:shd w:val="clear" w:color="auto" w:fill="auto"/>
            <w:noWrap/>
            <w:vAlign w:val="center"/>
            <w:hideMark/>
          </w:tcPr>
          <w:p w14:paraId="7136B953"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34" w:author="Adam Abdalla" w:date="2023-06-21T22:16:00Z"/>
                <w:rFonts w:ascii="Garamond" w:hAnsi="Garamond"/>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5B70AA4C"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ins w:id="35" w:author="Adam Abdalla" w:date="2023-06-21T22:16:00Z"/>
                <w:rFonts w:ascii="Garamond" w:hAnsi="Garamond"/>
                <w:b/>
                <w:bCs/>
                <w:szCs w:val="24"/>
              </w:rPr>
            </w:pPr>
            <w:ins w:id="36" w:author="Adam Abdalla" w:date="2023-06-21T22:16:00Z">
              <w:r w:rsidRPr="002F0BBA">
                <w:rPr>
                  <w:rFonts w:ascii="Garamond" w:hAnsi="Garamond"/>
                  <w:b/>
                  <w:bCs/>
                  <w:szCs w:val="24"/>
                </w:rPr>
                <w:t>UNIT 139-149</w:t>
              </w:r>
            </w:ins>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0C421D46" w14:textId="2B571FF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ins w:id="37" w:author="Adam Abdalla" w:date="2023-06-21T22:16:00Z"/>
                <w:rFonts w:ascii="Garamond" w:hAnsi="Garamond"/>
                <w:b/>
                <w:bCs/>
                <w:szCs w:val="24"/>
              </w:rPr>
            </w:pPr>
            <w:ins w:id="38" w:author="Adam Abdalla" w:date="2023-06-21T22:16:00Z">
              <w:r w:rsidRPr="002F0BBA">
                <w:rPr>
                  <w:rFonts w:ascii="Garamond" w:hAnsi="Garamond"/>
                  <w:b/>
                  <w:bCs/>
                  <w:szCs w:val="24"/>
                </w:rPr>
                <w:t xml:space="preserve">MONTH </w:t>
              </w:r>
              <w:r>
                <w:rPr>
                  <w:rFonts w:ascii="Garamond" w:hAnsi="Garamond"/>
                  <w:b/>
                  <w:bCs/>
                  <w:szCs w:val="24"/>
                </w:rPr>
                <w:t>2</w:t>
              </w:r>
              <w:r w:rsidRPr="002F0BBA">
                <w:rPr>
                  <w:rFonts w:ascii="Garamond" w:hAnsi="Garamond"/>
                  <w:b/>
                  <w:bCs/>
                  <w:szCs w:val="24"/>
                </w:rPr>
                <w:t>-3</w:t>
              </w:r>
              <w:r>
                <w:rPr>
                  <w:rFonts w:ascii="Garamond" w:hAnsi="Garamond"/>
                  <w:b/>
                  <w:bCs/>
                  <w:szCs w:val="24"/>
                </w:rPr>
                <w:t>7</w:t>
              </w:r>
            </w:ins>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5F69BCFA"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ins w:id="39" w:author="Adam Abdalla" w:date="2023-06-21T22:16:00Z"/>
                <w:rFonts w:ascii="Garamond" w:hAnsi="Garamond"/>
                <w:b/>
                <w:bCs/>
                <w:szCs w:val="24"/>
              </w:rPr>
            </w:pPr>
            <w:ins w:id="40" w:author="Adam Abdalla" w:date="2023-06-21T22:16:00Z">
              <w:r w:rsidRPr="002F0BBA">
                <w:rPr>
                  <w:rFonts w:ascii="Garamond" w:hAnsi="Garamond"/>
                  <w:b/>
                  <w:bCs/>
                  <w:szCs w:val="24"/>
                </w:rPr>
                <w:t>3834</w:t>
              </w:r>
            </w:ins>
          </w:p>
        </w:tc>
      </w:tr>
      <w:tr w:rsidR="00140CB7" w:rsidRPr="002F0BBA" w14:paraId="16ABD662" w14:textId="77777777" w:rsidTr="00CF4E45">
        <w:trPr>
          <w:trHeight w:val="440"/>
          <w:jc w:val="center"/>
          <w:ins w:id="41" w:author="Adam Abdalla" w:date="2023-06-21T22:16:00Z"/>
        </w:trPr>
        <w:tc>
          <w:tcPr>
            <w:tcW w:w="222" w:type="dxa"/>
            <w:tcBorders>
              <w:top w:val="nil"/>
              <w:left w:val="nil"/>
              <w:bottom w:val="nil"/>
              <w:right w:val="nil"/>
            </w:tcBorders>
            <w:shd w:val="clear" w:color="auto" w:fill="auto"/>
            <w:noWrap/>
            <w:vAlign w:val="bottom"/>
            <w:hideMark/>
          </w:tcPr>
          <w:p w14:paraId="3376C18C"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42" w:author="Adam Abdalla" w:date="2023-06-21T22:16:00Z"/>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6DEBF598"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43" w:author="Adam Abdalla" w:date="2023-06-21T22:16:00Z"/>
                <w:rFonts w:ascii="Garamond" w:hAnsi="Garamond"/>
                <w:b/>
                <w:bCs/>
                <w:szCs w:val="24"/>
              </w:rPr>
            </w:pPr>
            <w:ins w:id="44" w:author="Adam Abdalla" w:date="2023-06-21T22:16:00Z">
              <w:r w:rsidRPr="002F0BBA">
                <w:rPr>
                  <w:rFonts w:ascii="Garamond" w:hAnsi="Garamond"/>
                  <w:b/>
                  <w:bCs/>
                  <w:szCs w:val="24"/>
                </w:rPr>
                <w:t xml:space="preserve"> RENT ITEM </w:t>
              </w:r>
            </w:ins>
          </w:p>
        </w:tc>
        <w:tc>
          <w:tcPr>
            <w:tcW w:w="2693" w:type="dxa"/>
            <w:tcBorders>
              <w:top w:val="nil"/>
              <w:left w:val="nil"/>
              <w:bottom w:val="single" w:sz="4" w:space="0" w:color="auto"/>
              <w:right w:val="single" w:sz="4" w:space="0" w:color="auto"/>
            </w:tcBorders>
            <w:shd w:val="clear" w:color="000000" w:fill="B4C6E7"/>
            <w:vAlign w:val="center"/>
            <w:hideMark/>
          </w:tcPr>
          <w:p w14:paraId="1039AAFA"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45" w:author="Adam Abdalla" w:date="2023-06-21T22:16:00Z"/>
                <w:rFonts w:ascii="Garamond" w:hAnsi="Garamond"/>
                <w:b/>
                <w:bCs/>
                <w:szCs w:val="24"/>
              </w:rPr>
            </w:pPr>
            <w:ins w:id="46" w:author="Adam Abdalla" w:date="2023-06-21T22:16:00Z">
              <w:r w:rsidRPr="002F0BBA">
                <w:rPr>
                  <w:rFonts w:ascii="Garamond" w:hAnsi="Garamond"/>
                  <w:b/>
                  <w:bCs/>
                  <w:szCs w:val="24"/>
                </w:rPr>
                <w:t xml:space="preserve"> PER SQUARE FOOT </w:t>
              </w:r>
            </w:ins>
          </w:p>
        </w:tc>
        <w:tc>
          <w:tcPr>
            <w:tcW w:w="2070" w:type="dxa"/>
            <w:tcBorders>
              <w:top w:val="nil"/>
              <w:left w:val="nil"/>
              <w:bottom w:val="single" w:sz="4" w:space="0" w:color="auto"/>
              <w:right w:val="single" w:sz="4" w:space="0" w:color="auto"/>
            </w:tcBorders>
            <w:shd w:val="clear" w:color="000000" w:fill="B4C6E7"/>
            <w:vAlign w:val="center"/>
            <w:hideMark/>
          </w:tcPr>
          <w:p w14:paraId="0F60FBE2"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47" w:author="Adam Abdalla" w:date="2023-06-21T22:16:00Z"/>
                <w:rFonts w:ascii="Garamond" w:hAnsi="Garamond"/>
                <w:b/>
                <w:bCs/>
                <w:szCs w:val="24"/>
              </w:rPr>
            </w:pPr>
            <w:ins w:id="48" w:author="Adam Abdalla" w:date="2023-06-21T22:16:00Z">
              <w:r w:rsidRPr="002F0BBA">
                <w:rPr>
                  <w:rFonts w:ascii="Garamond" w:hAnsi="Garamond"/>
                  <w:b/>
                  <w:bCs/>
                  <w:szCs w:val="24"/>
                </w:rPr>
                <w:t xml:space="preserve"> PER MONTH </w:t>
              </w:r>
            </w:ins>
          </w:p>
        </w:tc>
      </w:tr>
      <w:tr w:rsidR="00140CB7" w:rsidRPr="002F0BBA" w14:paraId="409FFBCB" w14:textId="77777777" w:rsidTr="00CF4E45">
        <w:trPr>
          <w:trHeight w:val="278"/>
          <w:jc w:val="center"/>
          <w:ins w:id="49" w:author="Adam Abdalla" w:date="2023-06-21T22:16:00Z"/>
        </w:trPr>
        <w:tc>
          <w:tcPr>
            <w:tcW w:w="222" w:type="dxa"/>
            <w:tcBorders>
              <w:top w:val="nil"/>
              <w:left w:val="nil"/>
              <w:bottom w:val="nil"/>
              <w:right w:val="nil"/>
            </w:tcBorders>
            <w:shd w:val="clear" w:color="auto" w:fill="auto"/>
            <w:noWrap/>
            <w:vAlign w:val="bottom"/>
            <w:hideMark/>
          </w:tcPr>
          <w:p w14:paraId="594C39CD"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50" w:author="Adam Abdalla" w:date="2023-06-21T22:16:00Z"/>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5C526342"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51" w:author="Adam Abdalla" w:date="2023-06-21T22:16:00Z"/>
                <w:rFonts w:ascii="Garamond" w:hAnsi="Garamond"/>
                <w:szCs w:val="24"/>
              </w:rPr>
            </w:pPr>
            <w:ins w:id="52" w:author="Adam Abdalla" w:date="2023-06-21T22:16:00Z">
              <w:r w:rsidRPr="002F0BBA">
                <w:rPr>
                  <w:rFonts w:ascii="Garamond" w:hAnsi="Garamond"/>
                  <w:szCs w:val="24"/>
                </w:rPr>
                <w:t xml:space="preserve">BASE </w:t>
              </w:r>
            </w:ins>
          </w:p>
        </w:tc>
        <w:tc>
          <w:tcPr>
            <w:tcW w:w="2693" w:type="dxa"/>
            <w:tcBorders>
              <w:top w:val="nil"/>
              <w:left w:val="nil"/>
              <w:bottom w:val="single" w:sz="4" w:space="0" w:color="auto"/>
              <w:right w:val="single" w:sz="4" w:space="0" w:color="auto"/>
            </w:tcBorders>
            <w:shd w:val="clear" w:color="auto" w:fill="auto"/>
            <w:noWrap/>
            <w:vAlign w:val="bottom"/>
            <w:hideMark/>
          </w:tcPr>
          <w:p w14:paraId="5FB6C97F"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53" w:author="Adam Abdalla" w:date="2023-06-21T22:16:00Z"/>
                <w:rFonts w:ascii="Garamond" w:hAnsi="Garamond"/>
                <w:szCs w:val="24"/>
              </w:rPr>
            </w:pPr>
            <w:ins w:id="54" w:author="Adam Abdalla" w:date="2023-06-21T22:16:00Z">
              <w:r w:rsidRPr="002F0BBA">
                <w:rPr>
                  <w:rFonts w:ascii="Garamond" w:hAnsi="Garamond"/>
                  <w:szCs w:val="24"/>
                </w:rPr>
                <w:t>$                             13.50</w:t>
              </w:r>
            </w:ins>
          </w:p>
        </w:tc>
        <w:tc>
          <w:tcPr>
            <w:tcW w:w="2070" w:type="dxa"/>
            <w:tcBorders>
              <w:top w:val="nil"/>
              <w:left w:val="nil"/>
              <w:bottom w:val="single" w:sz="4" w:space="0" w:color="auto"/>
              <w:right w:val="single" w:sz="4" w:space="0" w:color="auto"/>
            </w:tcBorders>
            <w:shd w:val="clear" w:color="auto" w:fill="auto"/>
            <w:noWrap/>
            <w:vAlign w:val="bottom"/>
            <w:hideMark/>
          </w:tcPr>
          <w:p w14:paraId="025CE3E8"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55" w:author="Adam Abdalla" w:date="2023-06-21T22:16:00Z"/>
                <w:rFonts w:ascii="Garamond" w:hAnsi="Garamond"/>
                <w:szCs w:val="24"/>
              </w:rPr>
            </w:pPr>
            <w:ins w:id="56" w:author="Adam Abdalla" w:date="2023-06-21T22:16:00Z">
              <w:r w:rsidRPr="002F0BBA">
                <w:rPr>
                  <w:rFonts w:ascii="Garamond" w:hAnsi="Garamond"/>
                  <w:szCs w:val="24"/>
                </w:rPr>
                <w:t>$              4313.25</w:t>
              </w:r>
            </w:ins>
          </w:p>
        </w:tc>
      </w:tr>
    </w:tbl>
    <w:p w14:paraId="3C13F57C" w14:textId="17B78470" w:rsidR="00DD7F57" w:rsidRPr="000D3163" w:rsidRDefault="00DD7F57">
      <w:pPr>
        <w:spacing w:after="0" w:line="259" w:lineRule="auto"/>
        <w:ind w:left="0" w:right="0" w:firstLine="0"/>
        <w:jc w:val="left"/>
        <w:rPr>
          <w:rFonts w:ascii="Garamond" w:hAnsi="Garamond"/>
          <w:szCs w:val="24"/>
        </w:rPr>
      </w:pPr>
    </w:p>
    <w:p w14:paraId="64BD5AFB" w14:textId="77777777" w:rsidR="00DD7F57" w:rsidRPr="000D3163" w:rsidRDefault="00827483">
      <w:pPr>
        <w:numPr>
          <w:ilvl w:val="0"/>
          <w:numId w:val="3"/>
        </w:numPr>
        <w:ind w:right="0" w:hanging="720"/>
        <w:rPr>
          <w:rFonts w:ascii="Garamond" w:hAnsi="Garamond"/>
          <w:szCs w:val="24"/>
        </w:rPr>
      </w:pPr>
      <w:r w:rsidRPr="000D3163">
        <w:rPr>
          <w:rFonts w:ascii="Garamond" w:hAnsi="Garamond"/>
          <w:szCs w:val="24"/>
          <w:u w:val="single" w:color="000000"/>
        </w:rPr>
        <w:t>Additional Rent.</w:t>
      </w:r>
      <w:r w:rsidRPr="000D3163">
        <w:rPr>
          <w:rFonts w:ascii="Garamond" w:hAnsi="Garamond"/>
          <w:szCs w:val="24"/>
        </w:rPr>
        <w:t xml:space="preserve">  During the Initial Term, the Lessee shall pay to the Lessor, as additional rent (“</w:t>
      </w:r>
      <w:r w:rsidRPr="000D3163">
        <w:rPr>
          <w:rFonts w:ascii="Garamond" w:hAnsi="Garamond"/>
          <w:b/>
          <w:szCs w:val="24"/>
        </w:rPr>
        <w:t>Additional Rent</w:t>
      </w:r>
      <w:r w:rsidRPr="000D3163">
        <w:rPr>
          <w:rFonts w:ascii="Garamond" w:hAnsi="Garamond"/>
          <w:szCs w:val="24"/>
        </w:rPr>
        <w:t xml:space="preserve">”), the following amounts. </w:t>
      </w:r>
    </w:p>
    <w:p w14:paraId="4F582D3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4CB959D" w14:textId="77777777"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Common Area Maintenance Charges.</w:t>
      </w:r>
      <w:r w:rsidRPr="000D3163">
        <w:rPr>
          <w:rFonts w:ascii="Garamond" w:hAnsi="Garamond"/>
          <w:szCs w:val="24"/>
        </w:rPr>
        <w:t xml:space="preserve">  The Lessee shall pay to the Lessor, the Lessee’s Pro Rata Portion of the Common Area (as hereinafter defined) maintenance charges (“</w:t>
      </w:r>
      <w:r w:rsidRPr="000D3163">
        <w:rPr>
          <w:rFonts w:ascii="Garamond" w:hAnsi="Garamond"/>
          <w:b/>
          <w:szCs w:val="24"/>
        </w:rPr>
        <w:t>Common Area Maintenance Charges</w:t>
      </w:r>
      <w:r w:rsidRPr="000D3163">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0D3163">
        <w:rPr>
          <w:rFonts w:ascii="Garamond" w:hAnsi="Garamond"/>
          <w:i/>
          <w:szCs w:val="24"/>
        </w:rPr>
        <w:t>Schedule B</w:t>
      </w:r>
      <w:r w:rsidRPr="000D3163">
        <w:rPr>
          <w:rFonts w:ascii="Garamond" w:hAnsi="Garamond"/>
          <w:szCs w:val="24"/>
        </w:rPr>
        <w:t xml:space="preserve">. </w:t>
      </w:r>
    </w:p>
    <w:p w14:paraId="11375A7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3964413" w14:textId="77777777"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Tax and Insurance Charges.</w:t>
      </w:r>
      <w:r w:rsidRPr="000D3163">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0D3163">
        <w:rPr>
          <w:rFonts w:ascii="Garamond" w:hAnsi="Garamond"/>
          <w:b/>
          <w:szCs w:val="24"/>
        </w:rPr>
        <w:t>Taxes and Insurance Charges</w:t>
      </w:r>
      <w:r w:rsidRPr="000D3163">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w:t>
      </w:r>
    </w:p>
    <w:p w14:paraId="06BE5344" w14:textId="77777777" w:rsidR="00DD7F57" w:rsidRPr="000D3163" w:rsidRDefault="00827483">
      <w:pPr>
        <w:ind w:left="1450" w:right="0"/>
        <w:rPr>
          <w:rFonts w:ascii="Garamond" w:hAnsi="Garamond"/>
          <w:szCs w:val="24"/>
        </w:rPr>
      </w:pPr>
      <w:r w:rsidRPr="000D3163">
        <w:rPr>
          <w:rFonts w:ascii="Garamond" w:hAnsi="Garamond"/>
          <w:szCs w:val="24"/>
        </w:rPr>
        <w:t xml:space="preserve">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4E8CFA5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9E6B428" w14:textId="7B0DD786" w:rsidR="009417DB" w:rsidRPr="000D3163" w:rsidRDefault="00827483" w:rsidP="009417DB">
      <w:pPr>
        <w:numPr>
          <w:ilvl w:val="1"/>
          <w:numId w:val="3"/>
        </w:numPr>
        <w:ind w:right="0" w:hanging="720"/>
        <w:rPr>
          <w:ins w:id="57" w:author="Adam Abdalla" w:date="2023-06-21T22:06:00Z"/>
          <w:rFonts w:ascii="Garamond" w:hAnsi="Garamond"/>
          <w:szCs w:val="24"/>
        </w:rPr>
        <w:pPrChange w:id="58" w:author="Adam Abdalla" w:date="2023-06-21T22:07:00Z">
          <w:pPr>
            <w:numPr>
              <w:numId w:val="11"/>
            </w:numPr>
            <w:ind w:left="1440" w:right="0" w:hanging="720"/>
          </w:pPr>
        </w:pPrChange>
      </w:pPr>
      <w:r w:rsidRPr="000D3163">
        <w:rPr>
          <w:rFonts w:ascii="Garamond" w:hAnsi="Garamond"/>
          <w:szCs w:val="24"/>
          <w:u w:val="single" w:color="000000"/>
        </w:rPr>
        <w:t>Payment of Additional Rent.</w:t>
      </w:r>
      <w:r w:rsidRPr="000D3163">
        <w:rPr>
          <w:rFonts w:ascii="Garamond" w:hAnsi="Garamond"/>
          <w:szCs w:val="24"/>
        </w:rPr>
        <w:t xml:space="preserve">  Beginning on </w:t>
      </w:r>
      <w:bookmarkStart w:id="59" w:name="_Hlk134698014"/>
      <w:r w:rsidR="002F0BBA">
        <w:rPr>
          <w:rFonts w:ascii="Garamond" w:hAnsi="Garamond"/>
          <w:szCs w:val="24"/>
        </w:rPr>
        <w:t>August 1, 2023</w:t>
      </w:r>
      <w:bookmarkEnd w:id="59"/>
      <w:r w:rsidRPr="000D3163">
        <w:rPr>
          <w:rFonts w:ascii="Garamond" w:hAnsi="Garamond"/>
          <w:szCs w:val="24"/>
        </w:rPr>
        <w:t xml:space="preserve">, and continuing on the first day of each calendar month thereafter, the Lessee shall pay to the Lessor, as Additional Rent, one twelfth of the Lessee’s Pro Rata Portion of the Common Area Maintenance Charges and one </w:t>
      </w:r>
      <w:r w:rsidRPr="000D3163">
        <w:rPr>
          <w:rFonts w:ascii="Garamond" w:hAnsi="Garamond"/>
          <w:szCs w:val="24"/>
        </w:rPr>
        <w:lastRenderedPageBreak/>
        <w:t xml:space="preserve">twelfth of the Lessee’s Pro Rata Portion of the Taxes and Insurance Charges as set forth herein.  The parties agree that the Common Area Maintenance Charges for the period beginning on </w:t>
      </w:r>
      <w:del w:id="60" w:author="Adam Abdalla" w:date="2023-06-21T22:06:00Z">
        <w:r w:rsidR="002F0BBA" w:rsidRPr="002F0BBA" w:rsidDel="009417DB">
          <w:rPr>
            <w:rFonts w:ascii="Garamond" w:hAnsi="Garamond"/>
            <w:szCs w:val="24"/>
          </w:rPr>
          <w:delText>August 1, 2023</w:delText>
        </w:r>
        <w:r w:rsidR="00721022" w:rsidDel="009417DB">
          <w:rPr>
            <w:rFonts w:ascii="Garamond" w:hAnsi="Garamond"/>
            <w:szCs w:val="24"/>
          </w:rPr>
          <w:delText xml:space="preserve"> </w:delText>
        </w:r>
        <w:r w:rsidRPr="000D3163" w:rsidDel="009417DB">
          <w:rPr>
            <w:rFonts w:ascii="Garamond" w:hAnsi="Garamond"/>
            <w:szCs w:val="24"/>
          </w:rPr>
          <w:delText xml:space="preserve">is $2.10 per square foot of the Premises annually, payable monthly as provided herein.  The parties agree that the Taxes and Insurance Charges for the period beginning on </w:delText>
        </w:r>
        <w:r w:rsidR="002F0BBA" w:rsidRPr="002F0BBA" w:rsidDel="009417DB">
          <w:rPr>
            <w:rFonts w:ascii="Garamond" w:hAnsi="Garamond"/>
            <w:szCs w:val="24"/>
          </w:rPr>
          <w:delText>August 1, 2023</w:delText>
        </w:r>
      </w:del>
      <w:ins w:id="61" w:author="Alex Arceneaux" w:date="2023-06-19T16:22:00Z">
        <w:del w:id="62" w:author="Adam Abdalla" w:date="2023-06-21T22:06:00Z">
          <w:r w:rsidR="00936392" w:rsidDel="009417DB">
            <w:rPr>
              <w:rFonts w:ascii="Garamond" w:hAnsi="Garamond"/>
              <w:szCs w:val="24"/>
            </w:rPr>
            <w:delText xml:space="preserve"> </w:delText>
          </w:r>
        </w:del>
      </w:ins>
      <w:del w:id="63" w:author="Adam Abdalla" w:date="2023-06-21T22:06:00Z">
        <w:r w:rsidRPr="000D3163" w:rsidDel="009417DB">
          <w:rPr>
            <w:rFonts w:ascii="Garamond" w:hAnsi="Garamond"/>
            <w:szCs w:val="24"/>
          </w:rPr>
          <w:delText xml:space="preserve">is </w:delText>
        </w:r>
        <w:commentRangeStart w:id="64"/>
        <w:r w:rsidRPr="000D3163" w:rsidDel="009417DB">
          <w:rPr>
            <w:rFonts w:ascii="Garamond" w:hAnsi="Garamond"/>
            <w:szCs w:val="24"/>
          </w:rPr>
          <w:delText>$1.</w:delText>
        </w:r>
        <w:r w:rsidR="002F0BBA" w:rsidDel="009417DB">
          <w:rPr>
            <w:rFonts w:ascii="Garamond" w:hAnsi="Garamond"/>
            <w:szCs w:val="24"/>
          </w:rPr>
          <w:delText>90</w:delText>
        </w:r>
        <w:r w:rsidRPr="000D3163" w:rsidDel="009417DB">
          <w:rPr>
            <w:rFonts w:ascii="Garamond" w:hAnsi="Garamond"/>
            <w:szCs w:val="24"/>
          </w:rPr>
          <w:delText xml:space="preserve"> </w:delText>
        </w:r>
        <w:commentRangeEnd w:id="64"/>
        <w:r w:rsidR="00BC11FD" w:rsidDel="009417DB">
          <w:rPr>
            <w:rStyle w:val="CommentReference"/>
          </w:rPr>
          <w:commentReference w:id="64"/>
        </w:r>
        <w:r w:rsidRPr="000D3163" w:rsidDel="009417DB">
          <w:rPr>
            <w:rFonts w:ascii="Garamond" w:hAnsi="Garamond"/>
            <w:szCs w:val="24"/>
          </w:rPr>
          <w:delText xml:space="preserve">per square foot of the Premises annually, payable monthly as provided herein. </w:delText>
        </w:r>
      </w:del>
      <w:ins w:id="65" w:author="Adam Abdalla" w:date="2023-06-21T22:06:00Z">
        <w:r w:rsidR="009417DB" w:rsidRPr="00FB5F53">
          <w:rPr>
            <w:rFonts w:ascii="Garamond" w:hAnsi="Garamond"/>
            <w:szCs w:val="24"/>
          </w:rPr>
          <w:t>August 1, 2023</w:t>
        </w:r>
        <w:r w:rsidR="009417DB" w:rsidRPr="000D3163">
          <w:rPr>
            <w:rFonts w:ascii="Garamond" w:hAnsi="Garamond"/>
            <w:szCs w:val="24"/>
          </w:rPr>
          <w:t xml:space="preserve">  is $2.10 per square foot of the Premises annually, payable monthly as provided herein.  The parties agree that the Taxes Charges for the period beginning on </w:t>
        </w:r>
        <w:r w:rsidR="009417DB" w:rsidRPr="00FB5F53">
          <w:rPr>
            <w:rFonts w:ascii="Garamond" w:hAnsi="Garamond"/>
            <w:szCs w:val="24"/>
          </w:rPr>
          <w:t>August 1, 2023</w:t>
        </w:r>
        <w:r w:rsidR="009417DB" w:rsidRPr="000D3163">
          <w:rPr>
            <w:rFonts w:ascii="Garamond" w:hAnsi="Garamond"/>
            <w:szCs w:val="24"/>
          </w:rPr>
          <w:t xml:space="preserve"> is $</w:t>
        </w:r>
      </w:ins>
      <w:ins w:id="66" w:author="Adam Abdalla" w:date="2023-06-21T22:07:00Z">
        <w:r w:rsidR="009417DB">
          <w:rPr>
            <w:rFonts w:ascii="Garamond" w:hAnsi="Garamond"/>
            <w:szCs w:val="24"/>
          </w:rPr>
          <w:t>0.95</w:t>
        </w:r>
      </w:ins>
      <w:ins w:id="67" w:author="Adam Abdalla" w:date="2023-06-21T22:06:00Z">
        <w:r w:rsidR="009417DB" w:rsidRPr="000D3163">
          <w:rPr>
            <w:rFonts w:ascii="Garamond" w:hAnsi="Garamond"/>
            <w:szCs w:val="24"/>
          </w:rPr>
          <w:t xml:space="preserve"> per square foot of the Premises annually, payable monthly as provided herein. </w:t>
        </w:r>
        <w:r w:rsidR="009417DB" w:rsidRPr="00FB5F53">
          <w:rPr>
            <w:rFonts w:ascii="Garamond" w:hAnsi="Garamond"/>
            <w:szCs w:val="24"/>
          </w:rPr>
          <w:t xml:space="preserve">The parties agree that the </w:t>
        </w:r>
        <w:r w:rsidR="009417DB">
          <w:rPr>
            <w:rFonts w:ascii="Garamond" w:hAnsi="Garamond"/>
            <w:szCs w:val="24"/>
          </w:rPr>
          <w:t>Insurance</w:t>
        </w:r>
        <w:r w:rsidR="009417DB" w:rsidRPr="00FB5F53">
          <w:rPr>
            <w:rFonts w:ascii="Garamond" w:hAnsi="Garamond"/>
            <w:szCs w:val="24"/>
          </w:rPr>
          <w:t xml:space="preserve"> Charges for the period beginning on August 1, 2023 is $</w:t>
        </w:r>
      </w:ins>
      <w:ins w:id="68" w:author="Adam Abdalla" w:date="2023-06-21T22:07:00Z">
        <w:r w:rsidR="009417DB">
          <w:rPr>
            <w:rFonts w:ascii="Garamond" w:hAnsi="Garamond"/>
            <w:szCs w:val="24"/>
          </w:rPr>
          <w:t>1.95</w:t>
        </w:r>
      </w:ins>
      <w:ins w:id="69" w:author="Adam Abdalla" w:date="2023-06-21T22:06:00Z">
        <w:r w:rsidR="009417DB" w:rsidRPr="00FB5F53">
          <w:rPr>
            <w:rFonts w:ascii="Garamond" w:hAnsi="Garamond"/>
            <w:szCs w:val="24"/>
          </w:rPr>
          <w:t xml:space="preserve"> per square foot of the Premises annually, payable monthly as provided herein</w:t>
        </w:r>
      </w:ins>
    </w:p>
    <w:p w14:paraId="116BF27C" w14:textId="629A3074" w:rsidR="00DD7F57" w:rsidRPr="000D3163" w:rsidDel="009417DB" w:rsidRDefault="00DD7F57" w:rsidP="009417DB">
      <w:pPr>
        <w:numPr>
          <w:ilvl w:val="1"/>
          <w:numId w:val="3"/>
        </w:numPr>
        <w:ind w:right="0" w:hanging="360"/>
        <w:rPr>
          <w:del w:id="70" w:author="Adam Abdalla" w:date="2023-06-21T22:06:00Z"/>
          <w:rFonts w:ascii="Garamond" w:hAnsi="Garamond"/>
          <w:szCs w:val="24"/>
        </w:rPr>
        <w:pPrChange w:id="71" w:author="Adam Abdalla" w:date="2023-06-21T22:06:00Z">
          <w:pPr>
            <w:numPr>
              <w:numId w:val="11"/>
            </w:numPr>
            <w:ind w:left="1440" w:right="0" w:hanging="720"/>
          </w:pPr>
        </w:pPrChange>
      </w:pPr>
    </w:p>
    <w:p w14:paraId="75423897" w14:textId="4CC83C72" w:rsidR="00DD7F57" w:rsidRPr="000D3163" w:rsidRDefault="00827483" w:rsidP="009417DB">
      <w:pPr>
        <w:numPr>
          <w:ilvl w:val="1"/>
          <w:numId w:val="3"/>
        </w:numPr>
        <w:ind w:right="0" w:hanging="360"/>
        <w:rPr>
          <w:rFonts w:ascii="Garamond" w:hAnsi="Garamond"/>
          <w:szCs w:val="24"/>
        </w:rPr>
        <w:pPrChange w:id="72" w:author="Adam Abdalla" w:date="2023-06-21T22:06:00Z">
          <w:pPr>
            <w:spacing w:after="0" w:line="259" w:lineRule="auto"/>
            <w:ind w:left="0" w:right="0" w:firstLine="0"/>
            <w:jc w:val="left"/>
          </w:pPr>
        </w:pPrChange>
      </w:pPr>
      <w:del w:id="73" w:author="Adam Abdalla" w:date="2023-06-21T22:06:00Z">
        <w:r w:rsidRPr="000D3163" w:rsidDel="009417DB">
          <w:rPr>
            <w:rFonts w:ascii="Garamond" w:hAnsi="Garamond"/>
            <w:szCs w:val="24"/>
          </w:rPr>
          <w:delText xml:space="preserve"> </w:delText>
        </w:r>
      </w:del>
    </w:p>
    <w:p w14:paraId="0881E5E1" w14:textId="42D48132" w:rsidR="00DD7F57" w:rsidRPr="000D3163" w:rsidRDefault="00827483">
      <w:pPr>
        <w:ind w:left="1450" w:right="0"/>
        <w:rPr>
          <w:rFonts w:ascii="Garamond" w:hAnsi="Garamond"/>
          <w:szCs w:val="24"/>
        </w:rPr>
      </w:pPr>
      <w:r w:rsidRPr="000D3163">
        <w:rPr>
          <w:rFonts w:ascii="Garamond" w:hAnsi="Garamond"/>
          <w:szCs w:val="24"/>
        </w:rPr>
        <w:t xml:space="preserve">The Total Monthly Rental Payment Amount for months one (1) through </w:t>
      </w:r>
      <w:r w:rsidR="002F0BBA">
        <w:rPr>
          <w:rFonts w:ascii="Garamond" w:hAnsi="Garamond"/>
          <w:szCs w:val="24"/>
        </w:rPr>
        <w:t xml:space="preserve">thirty-six </w:t>
      </w:r>
      <w:r w:rsidRPr="000D3163">
        <w:rPr>
          <w:rFonts w:ascii="Garamond" w:hAnsi="Garamond"/>
          <w:szCs w:val="24"/>
        </w:rPr>
        <w:t>(3</w:t>
      </w:r>
      <w:ins w:id="74" w:author="Adam Abdalla" w:date="2023-06-21T22:17:00Z">
        <w:r w:rsidR="00140CB7">
          <w:rPr>
            <w:rFonts w:ascii="Garamond" w:hAnsi="Garamond"/>
            <w:szCs w:val="24"/>
          </w:rPr>
          <w:t>7</w:t>
        </w:r>
      </w:ins>
      <w:del w:id="75" w:author="Adam Abdalla" w:date="2023-06-21T22:17:00Z">
        <w:r w:rsidR="002F0BBA" w:rsidDel="00140CB7">
          <w:rPr>
            <w:rFonts w:ascii="Garamond" w:hAnsi="Garamond"/>
            <w:szCs w:val="24"/>
          </w:rPr>
          <w:delText>6</w:delText>
        </w:r>
      </w:del>
      <w:r w:rsidRPr="000D3163">
        <w:rPr>
          <w:rFonts w:ascii="Garamond" w:hAnsi="Garamond"/>
          <w:szCs w:val="24"/>
        </w:rPr>
        <w:t xml:space="preserve">) of the Initial Term for the Premises shall be calculated as follows: </w:t>
      </w:r>
    </w:p>
    <w:p w14:paraId="7A5CA74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D27B810" w14:textId="77777777" w:rsidR="002F0BBA" w:rsidRPr="000D3163" w:rsidRDefault="00827483"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p>
    <w:tbl>
      <w:tblPr>
        <w:tblW w:w="7193" w:type="dxa"/>
        <w:jc w:val="center"/>
        <w:tblLook w:val="04A0" w:firstRow="1" w:lastRow="0" w:firstColumn="1" w:lastColumn="0" w:noHBand="0" w:noVBand="1"/>
      </w:tblPr>
      <w:tblGrid>
        <w:gridCol w:w="222"/>
        <w:gridCol w:w="2208"/>
        <w:gridCol w:w="2693"/>
        <w:gridCol w:w="2070"/>
      </w:tblGrid>
      <w:tr w:rsidR="002F0BBA" w:rsidRPr="002F0BBA" w14:paraId="1F4BE8C3" w14:textId="77777777" w:rsidTr="002F0BBA">
        <w:trPr>
          <w:trHeight w:val="386"/>
          <w:jc w:val="center"/>
        </w:trPr>
        <w:tc>
          <w:tcPr>
            <w:tcW w:w="222" w:type="dxa"/>
            <w:tcBorders>
              <w:top w:val="nil"/>
              <w:left w:val="nil"/>
              <w:bottom w:val="nil"/>
              <w:right w:val="nil"/>
            </w:tcBorders>
            <w:shd w:val="clear" w:color="auto" w:fill="auto"/>
            <w:noWrap/>
            <w:vAlign w:val="center"/>
            <w:hideMark/>
          </w:tcPr>
          <w:p w14:paraId="57CD22D1"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73BD8011" w14:textId="1CA3D4FF" w:rsidR="002F0BBA" w:rsidRPr="002F0BBA" w:rsidRDefault="002F0BBA"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UNIT 139-149</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47E70BB4" w14:textId="3E0CDC48" w:rsidR="002F0BBA" w:rsidRPr="002F0BBA" w:rsidRDefault="002F0BBA"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MONTH 1</w:t>
            </w:r>
            <w:del w:id="76" w:author="Adam Abdalla" w:date="2023-06-21T22:17:00Z">
              <w:r w:rsidRPr="002F0BBA" w:rsidDel="00140CB7">
                <w:rPr>
                  <w:rFonts w:ascii="Garamond" w:hAnsi="Garamond"/>
                  <w:b/>
                  <w:bCs/>
                  <w:szCs w:val="24"/>
                </w:rPr>
                <w:delText>-36</w:delText>
              </w:r>
            </w:del>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05B8D83A" w14:textId="77777777" w:rsidR="002F0BBA" w:rsidRPr="002F0BBA" w:rsidRDefault="002F0BBA"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3834</w:t>
            </w:r>
          </w:p>
        </w:tc>
      </w:tr>
      <w:tr w:rsidR="002F0BBA" w:rsidRPr="002F0BBA" w14:paraId="18D28C5E" w14:textId="77777777" w:rsidTr="002F0BBA">
        <w:trPr>
          <w:trHeight w:val="440"/>
          <w:jc w:val="center"/>
        </w:trPr>
        <w:tc>
          <w:tcPr>
            <w:tcW w:w="222" w:type="dxa"/>
            <w:tcBorders>
              <w:top w:val="nil"/>
              <w:left w:val="nil"/>
              <w:bottom w:val="nil"/>
              <w:right w:val="nil"/>
            </w:tcBorders>
            <w:shd w:val="clear" w:color="auto" w:fill="auto"/>
            <w:noWrap/>
            <w:vAlign w:val="bottom"/>
            <w:hideMark/>
          </w:tcPr>
          <w:p w14:paraId="3E2D4374"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69817EF9"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27F0FB63"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62E8D224"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MONTH </w:t>
            </w:r>
          </w:p>
        </w:tc>
      </w:tr>
      <w:tr w:rsidR="002F0BBA" w:rsidRPr="002F0BBA" w14:paraId="31EB5043" w14:textId="77777777" w:rsidTr="002F0BBA">
        <w:trPr>
          <w:trHeight w:val="278"/>
          <w:jc w:val="center"/>
        </w:trPr>
        <w:tc>
          <w:tcPr>
            <w:tcW w:w="222" w:type="dxa"/>
            <w:tcBorders>
              <w:top w:val="nil"/>
              <w:left w:val="nil"/>
              <w:bottom w:val="nil"/>
              <w:right w:val="nil"/>
            </w:tcBorders>
            <w:shd w:val="clear" w:color="auto" w:fill="auto"/>
            <w:noWrap/>
            <w:vAlign w:val="bottom"/>
            <w:hideMark/>
          </w:tcPr>
          <w:p w14:paraId="605FAB18"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5133935B" w14:textId="27F1FED2"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42A8E984" w14:textId="53A0A26E"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del w:id="77" w:author="Adam Abdalla" w:date="2023-06-21T22:17:00Z">
              <w:r w:rsidRPr="002F0BBA" w:rsidDel="00140CB7">
                <w:rPr>
                  <w:rFonts w:ascii="Garamond" w:hAnsi="Garamond"/>
                  <w:szCs w:val="24"/>
                </w:rPr>
                <w:delText>13.50</w:delText>
              </w:r>
            </w:del>
            <w:ins w:id="78" w:author="Adam Abdalla" w:date="2023-06-21T22:17:00Z">
              <w:r w:rsidR="00140CB7">
                <w:rPr>
                  <w:rFonts w:ascii="Garamond" w:hAnsi="Garamond"/>
                  <w:szCs w:val="24"/>
                </w:rPr>
                <w:t>0.00</w:t>
              </w:r>
            </w:ins>
          </w:p>
        </w:tc>
        <w:tc>
          <w:tcPr>
            <w:tcW w:w="2070" w:type="dxa"/>
            <w:tcBorders>
              <w:top w:val="nil"/>
              <w:left w:val="nil"/>
              <w:bottom w:val="single" w:sz="4" w:space="0" w:color="auto"/>
              <w:right w:val="single" w:sz="4" w:space="0" w:color="auto"/>
            </w:tcBorders>
            <w:shd w:val="clear" w:color="auto" w:fill="auto"/>
            <w:noWrap/>
            <w:vAlign w:val="bottom"/>
            <w:hideMark/>
          </w:tcPr>
          <w:p w14:paraId="65135686" w14:textId="046DC010"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del w:id="79" w:author="Adam Abdalla" w:date="2023-06-21T22:17:00Z">
              <w:r w:rsidRPr="002F0BBA" w:rsidDel="00140CB7">
                <w:rPr>
                  <w:rFonts w:ascii="Garamond" w:hAnsi="Garamond"/>
                  <w:szCs w:val="24"/>
                </w:rPr>
                <w:delText>4313.25</w:delText>
              </w:r>
            </w:del>
            <w:ins w:id="80" w:author="Adam Abdalla" w:date="2023-06-21T22:17:00Z">
              <w:r w:rsidR="00140CB7">
                <w:rPr>
                  <w:rFonts w:ascii="Garamond" w:hAnsi="Garamond"/>
                  <w:szCs w:val="24"/>
                </w:rPr>
                <w:t>0.00</w:t>
              </w:r>
            </w:ins>
          </w:p>
        </w:tc>
      </w:tr>
      <w:tr w:rsidR="002F0BBA" w:rsidRPr="002F0BBA" w14:paraId="36B96261" w14:textId="77777777" w:rsidTr="002F0BBA">
        <w:trPr>
          <w:trHeight w:val="170"/>
          <w:jc w:val="center"/>
        </w:trPr>
        <w:tc>
          <w:tcPr>
            <w:tcW w:w="222" w:type="dxa"/>
            <w:tcBorders>
              <w:top w:val="nil"/>
              <w:left w:val="nil"/>
              <w:bottom w:val="nil"/>
              <w:right w:val="nil"/>
            </w:tcBorders>
            <w:shd w:val="clear" w:color="auto" w:fill="auto"/>
            <w:noWrap/>
            <w:vAlign w:val="bottom"/>
            <w:hideMark/>
          </w:tcPr>
          <w:p w14:paraId="2B72DE4D"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70C70025" w14:textId="01B21591"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CAM </w:t>
            </w:r>
          </w:p>
        </w:tc>
        <w:tc>
          <w:tcPr>
            <w:tcW w:w="2693" w:type="dxa"/>
            <w:tcBorders>
              <w:top w:val="nil"/>
              <w:left w:val="nil"/>
              <w:bottom w:val="single" w:sz="4" w:space="0" w:color="auto"/>
              <w:right w:val="single" w:sz="4" w:space="0" w:color="auto"/>
            </w:tcBorders>
            <w:shd w:val="clear" w:color="auto" w:fill="auto"/>
            <w:noWrap/>
            <w:vAlign w:val="bottom"/>
            <w:hideMark/>
          </w:tcPr>
          <w:p w14:paraId="1D5D72EB" w14:textId="32F0B0B5"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del w:id="81" w:author="Adam Abdalla" w:date="2023-06-21T22:17:00Z">
              <w:r w:rsidRPr="002F0BBA" w:rsidDel="00140CB7">
                <w:rPr>
                  <w:rFonts w:ascii="Garamond" w:hAnsi="Garamond"/>
                  <w:szCs w:val="24"/>
                </w:rPr>
                <w:delText>2.10</w:delText>
              </w:r>
            </w:del>
            <w:ins w:id="82" w:author="Adam Abdalla" w:date="2023-06-21T22:17:00Z">
              <w:r w:rsidR="00140CB7">
                <w:rPr>
                  <w:rFonts w:ascii="Garamond" w:hAnsi="Garamond"/>
                  <w:szCs w:val="24"/>
                </w:rPr>
                <w:t>0.00</w:t>
              </w:r>
            </w:ins>
            <w:r w:rsidRPr="002F0BBA">
              <w:rPr>
                <w:rFonts w:ascii="Garamond" w:hAnsi="Garamond"/>
                <w:szCs w:val="24"/>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250E755E" w14:textId="5D475A6C"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del w:id="83" w:author="Adam Abdalla" w:date="2023-06-21T22:17:00Z">
              <w:r w:rsidRPr="002F0BBA" w:rsidDel="00140CB7">
                <w:rPr>
                  <w:rFonts w:ascii="Garamond" w:hAnsi="Garamond"/>
                  <w:szCs w:val="24"/>
                </w:rPr>
                <w:delText>670.95</w:delText>
              </w:r>
            </w:del>
            <w:ins w:id="84" w:author="Adam Abdalla" w:date="2023-06-21T22:17:00Z">
              <w:r w:rsidR="00140CB7">
                <w:rPr>
                  <w:rFonts w:ascii="Garamond" w:hAnsi="Garamond"/>
                  <w:szCs w:val="24"/>
                </w:rPr>
                <w:t>0.00</w:t>
              </w:r>
            </w:ins>
            <w:r w:rsidRPr="002F0BBA">
              <w:rPr>
                <w:rFonts w:ascii="Garamond" w:hAnsi="Garamond"/>
                <w:szCs w:val="24"/>
              </w:rPr>
              <w:t xml:space="preserve"> </w:t>
            </w:r>
          </w:p>
        </w:tc>
      </w:tr>
      <w:tr w:rsidR="002F0BBA" w:rsidRPr="002F0BBA" w14:paraId="1AD1F06E" w14:textId="77777777" w:rsidTr="002F0BBA">
        <w:trPr>
          <w:trHeight w:val="350"/>
          <w:jc w:val="center"/>
        </w:trPr>
        <w:tc>
          <w:tcPr>
            <w:tcW w:w="222" w:type="dxa"/>
            <w:tcBorders>
              <w:top w:val="nil"/>
              <w:left w:val="nil"/>
              <w:bottom w:val="nil"/>
              <w:right w:val="nil"/>
            </w:tcBorders>
            <w:shd w:val="clear" w:color="auto" w:fill="auto"/>
            <w:noWrap/>
            <w:vAlign w:val="bottom"/>
            <w:hideMark/>
          </w:tcPr>
          <w:p w14:paraId="00FFE4CE"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73F963D6" w14:textId="606E474C"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T</w:t>
            </w:r>
            <w:r w:rsidR="00721022">
              <w:rPr>
                <w:rFonts w:ascii="Garamond" w:hAnsi="Garamond"/>
                <w:szCs w:val="24"/>
              </w:rPr>
              <w:t>axes</w:t>
            </w:r>
          </w:p>
        </w:tc>
        <w:tc>
          <w:tcPr>
            <w:tcW w:w="2693" w:type="dxa"/>
            <w:tcBorders>
              <w:top w:val="nil"/>
              <w:left w:val="nil"/>
              <w:bottom w:val="single" w:sz="4" w:space="0" w:color="auto"/>
              <w:right w:val="single" w:sz="4" w:space="0" w:color="auto"/>
            </w:tcBorders>
            <w:shd w:val="clear" w:color="auto" w:fill="auto"/>
            <w:noWrap/>
            <w:vAlign w:val="bottom"/>
            <w:hideMark/>
          </w:tcPr>
          <w:p w14:paraId="41780101" w14:textId="4DCE87DD"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del w:id="85" w:author="Adam Abdalla" w:date="2023-06-21T22:17:00Z">
              <w:r w:rsidR="00721022" w:rsidDel="00140CB7">
                <w:rPr>
                  <w:rFonts w:ascii="Garamond" w:hAnsi="Garamond"/>
                  <w:szCs w:val="24"/>
                </w:rPr>
                <w:delText>0</w:delText>
              </w:r>
              <w:r w:rsidRPr="002F0BBA" w:rsidDel="00140CB7">
                <w:rPr>
                  <w:rFonts w:ascii="Garamond" w:hAnsi="Garamond"/>
                  <w:szCs w:val="24"/>
                </w:rPr>
                <w:delText>.</w:delText>
              </w:r>
              <w:r w:rsidR="00721022" w:rsidDel="00140CB7">
                <w:rPr>
                  <w:rFonts w:ascii="Garamond" w:hAnsi="Garamond"/>
                  <w:szCs w:val="24"/>
                </w:rPr>
                <w:delText>95</w:delText>
              </w:r>
            </w:del>
            <w:ins w:id="86" w:author="Adam Abdalla" w:date="2023-06-21T22:17:00Z">
              <w:r w:rsidR="00140CB7">
                <w:rPr>
                  <w:rFonts w:ascii="Garamond" w:hAnsi="Garamond"/>
                  <w:szCs w:val="24"/>
                </w:rPr>
                <w:t>0.00</w:t>
              </w:r>
            </w:ins>
            <w:r w:rsidRPr="002F0BBA">
              <w:rPr>
                <w:rFonts w:ascii="Garamond" w:hAnsi="Garamond"/>
                <w:szCs w:val="24"/>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33CB56E9" w14:textId="36D8727F"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del w:id="87" w:author="Adam Abdalla" w:date="2023-06-21T22:17:00Z">
              <w:r w:rsidR="00721022" w:rsidDel="00140CB7">
                <w:rPr>
                  <w:rFonts w:ascii="Garamond" w:hAnsi="Garamond"/>
                  <w:szCs w:val="24"/>
                </w:rPr>
                <w:delText>287.55</w:delText>
              </w:r>
            </w:del>
            <w:ins w:id="88" w:author="Adam Abdalla" w:date="2023-06-21T22:17:00Z">
              <w:r w:rsidR="00140CB7">
                <w:rPr>
                  <w:rFonts w:ascii="Garamond" w:hAnsi="Garamond"/>
                  <w:szCs w:val="24"/>
                </w:rPr>
                <w:t>0.00</w:t>
              </w:r>
            </w:ins>
          </w:p>
        </w:tc>
      </w:tr>
      <w:tr w:rsidR="00721022" w:rsidRPr="002F0BBA" w14:paraId="35A5EFDC" w14:textId="77777777" w:rsidTr="002F0BBA">
        <w:trPr>
          <w:trHeight w:val="350"/>
          <w:jc w:val="center"/>
        </w:trPr>
        <w:tc>
          <w:tcPr>
            <w:tcW w:w="222" w:type="dxa"/>
            <w:tcBorders>
              <w:top w:val="nil"/>
              <w:left w:val="nil"/>
              <w:bottom w:val="nil"/>
              <w:right w:val="nil"/>
            </w:tcBorders>
            <w:shd w:val="clear" w:color="auto" w:fill="auto"/>
            <w:noWrap/>
            <w:vAlign w:val="bottom"/>
          </w:tcPr>
          <w:p w14:paraId="1C3680FC" w14:textId="77777777" w:rsidR="00721022" w:rsidRPr="002F0BBA" w:rsidRDefault="00721022"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tcPr>
          <w:p w14:paraId="71FEF1A0" w14:textId="27180B17" w:rsidR="00721022" w:rsidRPr="002F0BBA" w:rsidRDefault="00721022"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Pr>
                <w:rFonts w:ascii="Garamond" w:hAnsi="Garamond"/>
                <w:szCs w:val="24"/>
              </w:rPr>
              <w:t>Insurance</w:t>
            </w:r>
          </w:p>
        </w:tc>
        <w:tc>
          <w:tcPr>
            <w:tcW w:w="2693" w:type="dxa"/>
            <w:tcBorders>
              <w:top w:val="nil"/>
              <w:left w:val="nil"/>
              <w:bottom w:val="single" w:sz="4" w:space="0" w:color="auto"/>
              <w:right w:val="single" w:sz="4" w:space="0" w:color="auto"/>
            </w:tcBorders>
            <w:shd w:val="clear" w:color="auto" w:fill="auto"/>
            <w:noWrap/>
            <w:vAlign w:val="bottom"/>
          </w:tcPr>
          <w:p w14:paraId="5C887C29" w14:textId="6CB4E456" w:rsidR="00721022" w:rsidRPr="002F0BBA" w:rsidRDefault="00721022"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721022">
              <w:rPr>
                <w:rFonts w:ascii="Garamond" w:hAnsi="Garamond"/>
                <w:szCs w:val="24"/>
              </w:rPr>
              <w:t xml:space="preserve">$                               </w:t>
            </w:r>
            <w:del w:id="89" w:author="Adam Abdalla" w:date="2023-06-21T22:17:00Z">
              <w:r w:rsidRPr="00721022" w:rsidDel="00140CB7">
                <w:rPr>
                  <w:rFonts w:ascii="Garamond" w:hAnsi="Garamond"/>
                  <w:szCs w:val="24"/>
                </w:rPr>
                <w:delText>1.9</w:delText>
              </w:r>
              <w:r w:rsidDel="00140CB7">
                <w:rPr>
                  <w:rFonts w:ascii="Garamond" w:hAnsi="Garamond"/>
                  <w:szCs w:val="24"/>
                </w:rPr>
                <w:delText>5</w:delText>
              </w:r>
            </w:del>
            <w:ins w:id="90" w:author="Adam Abdalla" w:date="2023-06-21T22:17:00Z">
              <w:r w:rsidR="00140CB7">
                <w:rPr>
                  <w:rFonts w:ascii="Garamond" w:hAnsi="Garamond"/>
                  <w:szCs w:val="24"/>
                </w:rPr>
                <w:t>0.00</w:t>
              </w:r>
            </w:ins>
          </w:p>
        </w:tc>
        <w:tc>
          <w:tcPr>
            <w:tcW w:w="2070" w:type="dxa"/>
            <w:tcBorders>
              <w:top w:val="nil"/>
              <w:left w:val="nil"/>
              <w:bottom w:val="single" w:sz="4" w:space="0" w:color="auto"/>
              <w:right w:val="single" w:sz="4" w:space="0" w:color="auto"/>
            </w:tcBorders>
            <w:shd w:val="clear" w:color="auto" w:fill="auto"/>
            <w:noWrap/>
            <w:vAlign w:val="bottom"/>
          </w:tcPr>
          <w:p w14:paraId="7B10269B" w14:textId="062F5C2A" w:rsidR="00721022" w:rsidRPr="002F0BBA" w:rsidRDefault="00721022"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721022">
              <w:rPr>
                <w:rFonts w:ascii="Garamond" w:hAnsi="Garamond"/>
                <w:szCs w:val="24"/>
              </w:rPr>
              <w:t xml:space="preserve">$                </w:t>
            </w:r>
            <w:del w:id="91" w:author="Adam Abdalla" w:date="2023-06-21T22:17:00Z">
              <w:r w:rsidDel="00140CB7">
                <w:rPr>
                  <w:rFonts w:ascii="Garamond" w:hAnsi="Garamond"/>
                  <w:szCs w:val="24"/>
                </w:rPr>
                <w:delText>623.03</w:delText>
              </w:r>
            </w:del>
            <w:ins w:id="92" w:author="Adam Abdalla" w:date="2023-06-21T22:17:00Z">
              <w:r w:rsidR="00140CB7">
                <w:rPr>
                  <w:rFonts w:ascii="Garamond" w:hAnsi="Garamond"/>
                  <w:szCs w:val="24"/>
                </w:rPr>
                <w:t>0.00</w:t>
              </w:r>
            </w:ins>
          </w:p>
        </w:tc>
      </w:tr>
      <w:tr w:rsidR="002F0BBA" w:rsidRPr="002F0BBA" w14:paraId="7310CDA5" w14:textId="77777777" w:rsidTr="002F0BBA">
        <w:trPr>
          <w:trHeight w:val="350"/>
          <w:jc w:val="center"/>
        </w:trPr>
        <w:tc>
          <w:tcPr>
            <w:tcW w:w="222" w:type="dxa"/>
            <w:tcBorders>
              <w:top w:val="nil"/>
              <w:left w:val="nil"/>
              <w:bottom w:val="nil"/>
              <w:right w:val="nil"/>
            </w:tcBorders>
            <w:shd w:val="clear" w:color="auto" w:fill="auto"/>
            <w:noWrap/>
            <w:vAlign w:val="bottom"/>
            <w:hideMark/>
          </w:tcPr>
          <w:p w14:paraId="03015FE4"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nil"/>
              <w:left w:val="single" w:sz="4" w:space="0" w:color="auto"/>
              <w:bottom w:val="single" w:sz="4" w:space="0" w:color="auto"/>
              <w:right w:val="single" w:sz="4" w:space="0" w:color="auto"/>
            </w:tcBorders>
            <w:shd w:val="clear" w:color="000000" w:fill="C6E0B4"/>
            <w:noWrap/>
            <w:vAlign w:val="bottom"/>
            <w:hideMark/>
          </w:tcPr>
          <w:p w14:paraId="66C85C95"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TOTAL  </w:t>
            </w:r>
          </w:p>
        </w:tc>
        <w:tc>
          <w:tcPr>
            <w:tcW w:w="2693" w:type="dxa"/>
            <w:tcBorders>
              <w:top w:val="nil"/>
              <w:left w:val="nil"/>
              <w:bottom w:val="single" w:sz="4" w:space="0" w:color="auto"/>
              <w:right w:val="single" w:sz="4" w:space="0" w:color="auto"/>
            </w:tcBorders>
            <w:shd w:val="clear" w:color="000000" w:fill="C6E0B4"/>
            <w:noWrap/>
            <w:vAlign w:val="bottom"/>
            <w:hideMark/>
          </w:tcPr>
          <w:p w14:paraId="2F94A729" w14:textId="1F7A6FAB"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1</w:t>
            </w:r>
            <w:r w:rsidR="00721022">
              <w:rPr>
                <w:rFonts w:ascii="Garamond" w:hAnsi="Garamond"/>
                <w:b/>
                <w:bCs/>
                <w:szCs w:val="24"/>
              </w:rPr>
              <w:t>8</w:t>
            </w:r>
            <w:r w:rsidRPr="002F0BBA">
              <w:rPr>
                <w:rFonts w:ascii="Garamond" w:hAnsi="Garamond"/>
                <w:b/>
                <w:bCs/>
                <w:szCs w:val="24"/>
              </w:rPr>
              <w:t>.50</w:t>
            </w:r>
          </w:p>
        </w:tc>
        <w:tc>
          <w:tcPr>
            <w:tcW w:w="2070" w:type="dxa"/>
            <w:tcBorders>
              <w:top w:val="nil"/>
              <w:left w:val="nil"/>
              <w:bottom w:val="single" w:sz="4" w:space="0" w:color="auto"/>
              <w:right w:val="single" w:sz="4" w:space="0" w:color="auto"/>
            </w:tcBorders>
            <w:shd w:val="clear" w:color="000000" w:fill="C6E0B4"/>
            <w:noWrap/>
            <w:vAlign w:val="bottom"/>
            <w:hideMark/>
          </w:tcPr>
          <w:p w14:paraId="74DD9101" w14:textId="7B95535F"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w:t>
            </w:r>
            <w:del w:id="93" w:author="Adam Abdalla" w:date="2023-06-21T22:17:00Z">
              <w:r w:rsidRPr="002F0BBA" w:rsidDel="00140CB7">
                <w:rPr>
                  <w:rFonts w:ascii="Garamond" w:hAnsi="Garamond"/>
                  <w:b/>
                  <w:bCs/>
                  <w:szCs w:val="24"/>
                </w:rPr>
                <w:delText>5,</w:delText>
              </w:r>
              <w:r w:rsidR="00721022" w:rsidDel="00140CB7">
                <w:rPr>
                  <w:rFonts w:ascii="Garamond" w:hAnsi="Garamond"/>
                  <w:b/>
                  <w:bCs/>
                  <w:szCs w:val="24"/>
                </w:rPr>
                <w:delText>910.75</w:delText>
              </w:r>
            </w:del>
            <w:ins w:id="94" w:author="Adam Abdalla" w:date="2023-06-21T22:17:00Z">
              <w:r w:rsidR="00140CB7">
                <w:rPr>
                  <w:rFonts w:ascii="Garamond" w:hAnsi="Garamond"/>
                  <w:b/>
                  <w:bCs/>
                  <w:szCs w:val="24"/>
                </w:rPr>
                <w:t>0.00</w:t>
              </w:r>
            </w:ins>
            <w:r w:rsidRPr="002F0BBA">
              <w:rPr>
                <w:rFonts w:ascii="Garamond" w:hAnsi="Garamond"/>
                <w:b/>
                <w:bCs/>
                <w:szCs w:val="24"/>
              </w:rPr>
              <w:t xml:space="preserve"> </w:t>
            </w:r>
          </w:p>
        </w:tc>
      </w:tr>
    </w:tbl>
    <w:p w14:paraId="581A7559" w14:textId="30EBB266" w:rsidR="00DD7F57" w:rsidRPr="000D3163" w:rsidRDefault="00827483"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6EB9BD9F" w14:textId="77777777" w:rsidR="00140CB7" w:rsidRPr="000D3163" w:rsidRDefault="00827483" w:rsidP="003703D6">
      <w:pPr>
        <w:ind w:left="1425" w:right="0" w:hanging="1440"/>
        <w:rPr>
          <w:ins w:id="95" w:author="Adam Abdalla" w:date="2023-06-21T22:17:00Z"/>
          <w:rFonts w:ascii="Garamond" w:hAnsi="Garamond"/>
          <w:szCs w:val="24"/>
        </w:rPr>
      </w:pPr>
      <w:r w:rsidRPr="000D3163">
        <w:rPr>
          <w:rFonts w:ascii="Garamond" w:hAnsi="Garamond"/>
          <w:szCs w:val="24"/>
        </w:rPr>
        <w:t xml:space="preserve">  </w:t>
      </w:r>
    </w:p>
    <w:tbl>
      <w:tblPr>
        <w:tblW w:w="7193" w:type="dxa"/>
        <w:jc w:val="center"/>
        <w:tblLook w:val="04A0" w:firstRow="1" w:lastRow="0" w:firstColumn="1" w:lastColumn="0" w:noHBand="0" w:noVBand="1"/>
      </w:tblPr>
      <w:tblGrid>
        <w:gridCol w:w="2278"/>
        <w:gridCol w:w="2779"/>
        <w:gridCol w:w="2136"/>
      </w:tblGrid>
      <w:tr w:rsidR="00140CB7" w:rsidRPr="002F0BBA" w14:paraId="244CC705" w14:textId="77777777" w:rsidTr="00CF4E45">
        <w:trPr>
          <w:trHeight w:val="386"/>
          <w:jc w:val="center"/>
          <w:ins w:id="96" w:author="Adam Abdalla" w:date="2023-06-21T22:17:00Z"/>
        </w:trPr>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66AC7A44"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ins w:id="97" w:author="Adam Abdalla" w:date="2023-06-21T22:17:00Z"/>
                <w:rFonts w:ascii="Garamond" w:hAnsi="Garamond"/>
                <w:b/>
                <w:bCs/>
                <w:szCs w:val="24"/>
              </w:rPr>
            </w:pPr>
            <w:ins w:id="98" w:author="Adam Abdalla" w:date="2023-06-21T22:17:00Z">
              <w:r w:rsidRPr="002F0BBA">
                <w:rPr>
                  <w:rFonts w:ascii="Garamond" w:hAnsi="Garamond"/>
                  <w:b/>
                  <w:bCs/>
                  <w:szCs w:val="24"/>
                </w:rPr>
                <w:t>UNIT 139-149</w:t>
              </w:r>
            </w:ins>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01DB6623" w14:textId="0B58EFAD"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ins w:id="99" w:author="Adam Abdalla" w:date="2023-06-21T22:17:00Z"/>
                <w:rFonts w:ascii="Garamond" w:hAnsi="Garamond"/>
                <w:b/>
                <w:bCs/>
                <w:szCs w:val="24"/>
              </w:rPr>
            </w:pPr>
            <w:ins w:id="100" w:author="Adam Abdalla" w:date="2023-06-21T22:17:00Z">
              <w:r w:rsidRPr="002F0BBA">
                <w:rPr>
                  <w:rFonts w:ascii="Garamond" w:hAnsi="Garamond"/>
                  <w:b/>
                  <w:bCs/>
                  <w:szCs w:val="24"/>
                </w:rPr>
                <w:t>MONTH 1-3</w:t>
              </w:r>
              <w:r>
                <w:rPr>
                  <w:rFonts w:ascii="Garamond" w:hAnsi="Garamond"/>
                  <w:b/>
                  <w:bCs/>
                  <w:szCs w:val="24"/>
                </w:rPr>
                <w:t>7</w:t>
              </w:r>
            </w:ins>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58EA019D"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ins w:id="101" w:author="Adam Abdalla" w:date="2023-06-21T22:17:00Z"/>
                <w:rFonts w:ascii="Garamond" w:hAnsi="Garamond"/>
                <w:b/>
                <w:bCs/>
                <w:szCs w:val="24"/>
              </w:rPr>
            </w:pPr>
            <w:ins w:id="102" w:author="Adam Abdalla" w:date="2023-06-21T22:17:00Z">
              <w:r w:rsidRPr="002F0BBA">
                <w:rPr>
                  <w:rFonts w:ascii="Garamond" w:hAnsi="Garamond"/>
                  <w:b/>
                  <w:bCs/>
                  <w:szCs w:val="24"/>
                </w:rPr>
                <w:t>3834</w:t>
              </w:r>
            </w:ins>
          </w:p>
        </w:tc>
      </w:tr>
      <w:tr w:rsidR="00140CB7" w:rsidRPr="002F0BBA" w14:paraId="6C8B43D6" w14:textId="77777777" w:rsidTr="00CF4E45">
        <w:trPr>
          <w:trHeight w:val="440"/>
          <w:jc w:val="center"/>
          <w:ins w:id="103" w:author="Adam Abdalla" w:date="2023-06-21T22:17:00Z"/>
        </w:trPr>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307BD346"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104" w:author="Adam Abdalla" w:date="2023-06-21T22:17:00Z"/>
                <w:rFonts w:ascii="Garamond" w:hAnsi="Garamond"/>
                <w:b/>
                <w:bCs/>
                <w:szCs w:val="24"/>
              </w:rPr>
            </w:pPr>
            <w:ins w:id="105" w:author="Adam Abdalla" w:date="2023-06-21T22:17:00Z">
              <w:r w:rsidRPr="002F0BBA">
                <w:rPr>
                  <w:rFonts w:ascii="Garamond" w:hAnsi="Garamond"/>
                  <w:b/>
                  <w:bCs/>
                  <w:szCs w:val="24"/>
                </w:rPr>
                <w:t xml:space="preserve"> RENT ITEM </w:t>
              </w:r>
            </w:ins>
          </w:p>
        </w:tc>
        <w:tc>
          <w:tcPr>
            <w:tcW w:w="2693" w:type="dxa"/>
            <w:tcBorders>
              <w:top w:val="nil"/>
              <w:left w:val="nil"/>
              <w:bottom w:val="single" w:sz="4" w:space="0" w:color="auto"/>
              <w:right w:val="single" w:sz="4" w:space="0" w:color="auto"/>
            </w:tcBorders>
            <w:shd w:val="clear" w:color="000000" w:fill="B4C6E7"/>
            <w:vAlign w:val="center"/>
            <w:hideMark/>
          </w:tcPr>
          <w:p w14:paraId="1964F0B6"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106" w:author="Adam Abdalla" w:date="2023-06-21T22:17:00Z"/>
                <w:rFonts w:ascii="Garamond" w:hAnsi="Garamond"/>
                <w:b/>
                <w:bCs/>
                <w:szCs w:val="24"/>
              </w:rPr>
            </w:pPr>
            <w:ins w:id="107" w:author="Adam Abdalla" w:date="2023-06-21T22:17:00Z">
              <w:r w:rsidRPr="002F0BBA">
                <w:rPr>
                  <w:rFonts w:ascii="Garamond" w:hAnsi="Garamond"/>
                  <w:b/>
                  <w:bCs/>
                  <w:szCs w:val="24"/>
                </w:rPr>
                <w:t xml:space="preserve"> PER SQUARE FOOT </w:t>
              </w:r>
            </w:ins>
          </w:p>
        </w:tc>
        <w:tc>
          <w:tcPr>
            <w:tcW w:w="2070" w:type="dxa"/>
            <w:tcBorders>
              <w:top w:val="nil"/>
              <w:left w:val="nil"/>
              <w:bottom w:val="single" w:sz="4" w:space="0" w:color="auto"/>
              <w:right w:val="single" w:sz="4" w:space="0" w:color="auto"/>
            </w:tcBorders>
            <w:shd w:val="clear" w:color="000000" w:fill="B4C6E7"/>
            <w:vAlign w:val="center"/>
            <w:hideMark/>
          </w:tcPr>
          <w:p w14:paraId="50732625"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108" w:author="Adam Abdalla" w:date="2023-06-21T22:17:00Z"/>
                <w:rFonts w:ascii="Garamond" w:hAnsi="Garamond"/>
                <w:b/>
                <w:bCs/>
                <w:szCs w:val="24"/>
              </w:rPr>
            </w:pPr>
            <w:ins w:id="109" w:author="Adam Abdalla" w:date="2023-06-21T22:17:00Z">
              <w:r w:rsidRPr="002F0BBA">
                <w:rPr>
                  <w:rFonts w:ascii="Garamond" w:hAnsi="Garamond"/>
                  <w:b/>
                  <w:bCs/>
                  <w:szCs w:val="24"/>
                </w:rPr>
                <w:t xml:space="preserve"> PER MONTH </w:t>
              </w:r>
            </w:ins>
          </w:p>
        </w:tc>
      </w:tr>
      <w:tr w:rsidR="00140CB7" w:rsidRPr="002F0BBA" w14:paraId="33BB7AEB" w14:textId="77777777" w:rsidTr="00CF4E45">
        <w:trPr>
          <w:trHeight w:val="278"/>
          <w:jc w:val="center"/>
          <w:ins w:id="110" w:author="Adam Abdalla" w:date="2023-06-21T22:17:00Z"/>
        </w:trPr>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35B6663F"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111" w:author="Adam Abdalla" w:date="2023-06-21T22:17:00Z"/>
                <w:rFonts w:ascii="Garamond" w:hAnsi="Garamond"/>
                <w:szCs w:val="24"/>
              </w:rPr>
            </w:pPr>
            <w:ins w:id="112" w:author="Adam Abdalla" w:date="2023-06-21T22:17:00Z">
              <w:r w:rsidRPr="002F0BBA">
                <w:rPr>
                  <w:rFonts w:ascii="Garamond" w:hAnsi="Garamond"/>
                  <w:szCs w:val="24"/>
                </w:rPr>
                <w:t xml:space="preserve">BASE </w:t>
              </w:r>
            </w:ins>
          </w:p>
        </w:tc>
        <w:tc>
          <w:tcPr>
            <w:tcW w:w="2693" w:type="dxa"/>
            <w:tcBorders>
              <w:top w:val="nil"/>
              <w:left w:val="nil"/>
              <w:bottom w:val="single" w:sz="4" w:space="0" w:color="auto"/>
              <w:right w:val="single" w:sz="4" w:space="0" w:color="auto"/>
            </w:tcBorders>
            <w:shd w:val="clear" w:color="auto" w:fill="auto"/>
            <w:noWrap/>
            <w:vAlign w:val="bottom"/>
            <w:hideMark/>
          </w:tcPr>
          <w:p w14:paraId="317D6251"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113" w:author="Adam Abdalla" w:date="2023-06-21T22:17:00Z"/>
                <w:rFonts w:ascii="Garamond" w:hAnsi="Garamond"/>
                <w:szCs w:val="24"/>
              </w:rPr>
            </w:pPr>
            <w:ins w:id="114" w:author="Adam Abdalla" w:date="2023-06-21T22:17:00Z">
              <w:r w:rsidRPr="002F0BBA">
                <w:rPr>
                  <w:rFonts w:ascii="Garamond" w:hAnsi="Garamond"/>
                  <w:szCs w:val="24"/>
                </w:rPr>
                <w:t>$                             13.50</w:t>
              </w:r>
            </w:ins>
          </w:p>
        </w:tc>
        <w:tc>
          <w:tcPr>
            <w:tcW w:w="2070" w:type="dxa"/>
            <w:tcBorders>
              <w:top w:val="nil"/>
              <w:left w:val="nil"/>
              <w:bottom w:val="single" w:sz="4" w:space="0" w:color="auto"/>
              <w:right w:val="single" w:sz="4" w:space="0" w:color="auto"/>
            </w:tcBorders>
            <w:shd w:val="clear" w:color="auto" w:fill="auto"/>
            <w:noWrap/>
            <w:vAlign w:val="bottom"/>
            <w:hideMark/>
          </w:tcPr>
          <w:p w14:paraId="323198B1"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115" w:author="Adam Abdalla" w:date="2023-06-21T22:17:00Z"/>
                <w:rFonts w:ascii="Garamond" w:hAnsi="Garamond"/>
                <w:szCs w:val="24"/>
              </w:rPr>
            </w:pPr>
            <w:ins w:id="116" w:author="Adam Abdalla" w:date="2023-06-21T22:17:00Z">
              <w:r w:rsidRPr="002F0BBA">
                <w:rPr>
                  <w:rFonts w:ascii="Garamond" w:hAnsi="Garamond"/>
                  <w:szCs w:val="24"/>
                </w:rPr>
                <w:t>$              4313.25</w:t>
              </w:r>
            </w:ins>
          </w:p>
        </w:tc>
      </w:tr>
      <w:tr w:rsidR="00140CB7" w:rsidRPr="002F0BBA" w14:paraId="3429E62E" w14:textId="77777777" w:rsidTr="00CF4E45">
        <w:trPr>
          <w:trHeight w:val="170"/>
          <w:jc w:val="center"/>
          <w:ins w:id="117" w:author="Adam Abdalla" w:date="2023-06-21T22:17:00Z"/>
        </w:trPr>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3A676130"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118" w:author="Adam Abdalla" w:date="2023-06-21T22:17:00Z"/>
                <w:rFonts w:ascii="Garamond" w:hAnsi="Garamond"/>
                <w:szCs w:val="24"/>
              </w:rPr>
            </w:pPr>
            <w:ins w:id="119" w:author="Adam Abdalla" w:date="2023-06-21T22:17:00Z">
              <w:r w:rsidRPr="002F0BBA">
                <w:rPr>
                  <w:rFonts w:ascii="Garamond" w:hAnsi="Garamond"/>
                  <w:szCs w:val="24"/>
                </w:rPr>
                <w:t xml:space="preserve">CAM </w:t>
              </w:r>
            </w:ins>
          </w:p>
        </w:tc>
        <w:tc>
          <w:tcPr>
            <w:tcW w:w="2693" w:type="dxa"/>
            <w:tcBorders>
              <w:top w:val="nil"/>
              <w:left w:val="nil"/>
              <w:bottom w:val="single" w:sz="4" w:space="0" w:color="auto"/>
              <w:right w:val="single" w:sz="4" w:space="0" w:color="auto"/>
            </w:tcBorders>
            <w:shd w:val="clear" w:color="auto" w:fill="auto"/>
            <w:noWrap/>
            <w:vAlign w:val="bottom"/>
            <w:hideMark/>
          </w:tcPr>
          <w:p w14:paraId="2B0843C8"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120" w:author="Adam Abdalla" w:date="2023-06-21T22:17:00Z"/>
                <w:rFonts w:ascii="Garamond" w:hAnsi="Garamond"/>
                <w:szCs w:val="24"/>
              </w:rPr>
            </w:pPr>
            <w:ins w:id="121" w:author="Adam Abdalla" w:date="2023-06-21T22:17:00Z">
              <w:r w:rsidRPr="002F0BBA">
                <w:rPr>
                  <w:rFonts w:ascii="Garamond" w:hAnsi="Garamond"/>
                  <w:szCs w:val="24"/>
                </w:rPr>
                <w:t xml:space="preserve">$                               2.10 </w:t>
              </w:r>
            </w:ins>
          </w:p>
        </w:tc>
        <w:tc>
          <w:tcPr>
            <w:tcW w:w="2070" w:type="dxa"/>
            <w:tcBorders>
              <w:top w:val="nil"/>
              <w:left w:val="nil"/>
              <w:bottom w:val="single" w:sz="4" w:space="0" w:color="auto"/>
              <w:right w:val="single" w:sz="4" w:space="0" w:color="auto"/>
            </w:tcBorders>
            <w:shd w:val="clear" w:color="auto" w:fill="auto"/>
            <w:noWrap/>
            <w:vAlign w:val="bottom"/>
            <w:hideMark/>
          </w:tcPr>
          <w:p w14:paraId="771D2539"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122" w:author="Adam Abdalla" w:date="2023-06-21T22:17:00Z"/>
                <w:rFonts w:ascii="Garamond" w:hAnsi="Garamond"/>
                <w:szCs w:val="24"/>
              </w:rPr>
            </w:pPr>
            <w:ins w:id="123" w:author="Adam Abdalla" w:date="2023-06-21T22:17:00Z">
              <w:r w:rsidRPr="002F0BBA">
                <w:rPr>
                  <w:rFonts w:ascii="Garamond" w:hAnsi="Garamond"/>
                  <w:szCs w:val="24"/>
                </w:rPr>
                <w:t xml:space="preserve">$                670.95 </w:t>
              </w:r>
            </w:ins>
          </w:p>
        </w:tc>
      </w:tr>
      <w:tr w:rsidR="00140CB7" w:rsidRPr="002F0BBA" w14:paraId="65AE0E1D" w14:textId="77777777" w:rsidTr="00CF4E45">
        <w:trPr>
          <w:trHeight w:val="350"/>
          <w:jc w:val="center"/>
          <w:ins w:id="124" w:author="Adam Abdalla" w:date="2023-06-21T22:17:00Z"/>
        </w:trPr>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467050E5"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125" w:author="Adam Abdalla" w:date="2023-06-21T22:17:00Z"/>
                <w:rFonts w:ascii="Garamond" w:hAnsi="Garamond"/>
                <w:szCs w:val="24"/>
              </w:rPr>
            </w:pPr>
            <w:ins w:id="126" w:author="Adam Abdalla" w:date="2023-06-21T22:17:00Z">
              <w:r w:rsidRPr="002F0BBA">
                <w:rPr>
                  <w:rFonts w:ascii="Garamond" w:hAnsi="Garamond"/>
                  <w:szCs w:val="24"/>
                </w:rPr>
                <w:t>T</w:t>
              </w:r>
              <w:r>
                <w:rPr>
                  <w:rFonts w:ascii="Garamond" w:hAnsi="Garamond"/>
                  <w:szCs w:val="24"/>
                </w:rPr>
                <w:t>axes</w:t>
              </w:r>
            </w:ins>
          </w:p>
        </w:tc>
        <w:tc>
          <w:tcPr>
            <w:tcW w:w="2693" w:type="dxa"/>
            <w:tcBorders>
              <w:top w:val="nil"/>
              <w:left w:val="nil"/>
              <w:bottom w:val="single" w:sz="4" w:space="0" w:color="auto"/>
              <w:right w:val="single" w:sz="4" w:space="0" w:color="auto"/>
            </w:tcBorders>
            <w:shd w:val="clear" w:color="auto" w:fill="auto"/>
            <w:noWrap/>
            <w:vAlign w:val="bottom"/>
            <w:hideMark/>
          </w:tcPr>
          <w:p w14:paraId="5DDC4764"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127" w:author="Adam Abdalla" w:date="2023-06-21T22:17:00Z"/>
                <w:rFonts w:ascii="Garamond" w:hAnsi="Garamond"/>
                <w:szCs w:val="24"/>
              </w:rPr>
            </w:pPr>
            <w:ins w:id="128" w:author="Adam Abdalla" w:date="2023-06-21T22:17:00Z">
              <w:r w:rsidRPr="002F0BBA">
                <w:rPr>
                  <w:rFonts w:ascii="Garamond" w:hAnsi="Garamond"/>
                  <w:szCs w:val="24"/>
                </w:rPr>
                <w:t xml:space="preserve">$                               </w:t>
              </w:r>
              <w:r>
                <w:rPr>
                  <w:rFonts w:ascii="Garamond" w:hAnsi="Garamond"/>
                  <w:szCs w:val="24"/>
                </w:rPr>
                <w:t>0</w:t>
              </w:r>
              <w:r w:rsidRPr="002F0BBA">
                <w:rPr>
                  <w:rFonts w:ascii="Garamond" w:hAnsi="Garamond"/>
                  <w:szCs w:val="24"/>
                </w:rPr>
                <w:t>.</w:t>
              </w:r>
              <w:r>
                <w:rPr>
                  <w:rFonts w:ascii="Garamond" w:hAnsi="Garamond"/>
                  <w:szCs w:val="24"/>
                </w:rPr>
                <w:t>95</w:t>
              </w:r>
              <w:r w:rsidRPr="002F0BBA">
                <w:rPr>
                  <w:rFonts w:ascii="Garamond" w:hAnsi="Garamond"/>
                  <w:szCs w:val="24"/>
                </w:rPr>
                <w:t xml:space="preserve"> </w:t>
              </w:r>
            </w:ins>
          </w:p>
        </w:tc>
        <w:tc>
          <w:tcPr>
            <w:tcW w:w="2070" w:type="dxa"/>
            <w:tcBorders>
              <w:top w:val="nil"/>
              <w:left w:val="nil"/>
              <w:bottom w:val="single" w:sz="4" w:space="0" w:color="auto"/>
              <w:right w:val="single" w:sz="4" w:space="0" w:color="auto"/>
            </w:tcBorders>
            <w:shd w:val="clear" w:color="auto" w:fill="auto"/>
            <w:noWrap/>
            <w:vAlign w:val="bottom"/>
            <w:hideMark/>
          </w:tcPr>
          <w:p w14:paraId="66ABBE3D"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129" w:author="Adam Abdalla" w:date="2023-06-21T22:17:00Z"/>
                <w:rFonts w:ascii="Garamond" w:hAnsi="Garamond"/>
                <w:szCs w:val="24"/>
              </w:rPr>
            </w:pPr>
            <w:ins w:id="130" w:author="Adam Abdalla" w:date="2023-06-21T22:17:00Z">
              <w:r w:rsidRPr="002F0BBA">
                <w:rPr>
                  <w:rFonts w:ascii="Garamond" w:hAnsi="Garamond"/>
                  <w:szCs w:val="24"/>
                </w:rPr>
                <w:t xml:space="preserve">$                </w:t>
              </w:r>
              <w:r>
                <w:rPr>
                  <w:rFonts w:ascii="Garamond" w:hAnsi="Garamond"/>
                  <w:szCs w:val="24"/>
                </w:rPr>
                <w:t>287.55</w:t>
              </w:r>
            </w:ins>
          </w:p>
        </w:tc>
      </w:tr>
      <w:tr w:rsidR="00140CB7" w:rsidRPr="002F0BBA" w14:paraId="25D32584" w14:textId="77777777" w:rsidTr="00CF4E45">
        <w:trPr>
          <w:trHeight w:val="350"/>
          <w:jc w:val="center"/>
          <w:ins w:id="131" w:author="Adam Abdalla" w:date="2023-06-21T22:17:00Z"/>
        </w:trPr>
        <w:tc>
          <w:tcPr>
            <w:tcW w:w="2208" w:type="dxa"/>
            <w:tcBorders>
              <w:top w:val="nil"/>
              <w:left w:val="single" w:sz="4" w:space="0" w:color="auto"/>
              <w:bottom w:val="single" w:sz="4" w:space="0" w:color="auto"/>
              <w:right w:val="single" w:sz="4" w:space="0" w:color="auto"/>
            </w:tcBorders>
            <w:shd w:val="clear" w:color="auto" w:fill="auto"/>
            <w:noWrap/>
            <w:vAlign w:val="bottom"/>
          </w:tcPr>
          <w:p w14:paraId="61605436"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132" w:author="Adam Abdalla" w:date="2023-06-21T22:17:00Z"/>
                <w:rFonts w:ascii="Garamond" w:hAnsi="Garamond"/>
                <w:szCs w:val="24"/>
              </w:rPr>
            </w:pPr>
            <w:ins w:id="133" w:author="Adam Abdalla" w:date="2023-06-21T22:17:00Z">
              <w:r>
                <w:rPr>
                  <w:rFonts w:ascii="Garamond" w:hAnsi="Garamond"/>
                  <w:szCs w:val="24"/>
                </w:rPr>
                <w:t>Insurance</w:t>
              </w:r>
            </w:ins>
          </w:p>
        </w:tc>
        <w:tc>
          <w:tcPr>
            <w:tcW w:w="2693" w:type="dxa"/>
            <w:tcBorders>
              <w:top w:val="nil"/>
              <w:left w:val="nil"/>
              <w:bottom w:val="single" w:sz="4" w:space="0" w:color="auto"/>
              <w:right w:val="single" w:sz="4" w:space="0" w:color="auto"/>
            </w:tcBorders>
            <w:shd w:val="clear" w:color="auto" w:fill="auto"/>
            <w:noWrap/>
            <w:vAlign w:val="bottom"/>
          </w:tcPr>
          <w:p w14:paraId="478B881D"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134" w:author="Adam Abdalla" w:date="2023-06-21T22:17:00Z"/>
                <w:rFonts w:ascii="Garamond" w:hAnsi="Garamond"/>
                <w:szCs w:val="24"/>
              </w:rPr>
            </w:pPr>
            <w:ins w:id="135" w:author="Adam Abdalla" w:date="2023-06-21T22:17:00Z">
              <w:r w:rsidRPr="00721022">
                <w:rPr>
                  <w:rFonts w:ascii="Garamond" w:hAnsi="Garamond"/>
                  <w:szCs w:val="24"/>
                </w:rPr>
                <w:t>$                               1.9</w:t>
              </w:r>
              <w:r>
                <w:rPr>
                  <w:rFonts w:ascii="Garamond" w:hAnsi="Garamond"/>
                  <w:szCs w:val="24"/>
                </w:rPr>
                <w:t>5</w:t>
              </w:r>
            </w:ins>
          </w:p>
        </w:tc>
        <w:tc>
          <w:tcPr>
            <w:tcW w:w="2070" w:type="dxa"/>
            <w:tcBorders>
              <w:top w:val="nil"/>
              <w:left w:val="nil"/>
              <w:bottom w:val="single" w:sz="4" w:space="0" w:color="auto"/>
              <w:right w:val="single" w:sz="4" w:space="0" w:color="auto"/>
            </w:tcBorders>
            <w:shd w:val="clear" w:color="auto" w:fill="auto"/>
            <w:noWrap/>
            <w:vAlign w:val="bottom"/>
          </w:tcPr>
          <w:p w14:paraId="4EF19AF9"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136" w:author="Adam Abdalla" w:date="2023-06-21T22:17:00Z"/>
                <w:rFonts w:ascii="Garamond" w:hAnsi="Garamond"/>
                <w:szCs w:val="24"/>
              </w:rPr>
            </w:pPr>
            <w:ins w:id="137" w:author="Adam Abdalla" w:date="2023-06-21T22:17:00Z">
              <w:r w:rsidRPr="00721022">
                <w:rPr>
                  <w:rFonts w:ascii="Garamond" w:hAnsi="Garamond"/>
                  <w:szCs w:val="24"/>
                </w:rPr>
                <w:t xml:space="preserve">$                </w:t>
              </w:r>
              <w:r>
                <w:rPr>
                  <w:rFonts w:ascii="Garamond" w:hAnsi="Garamond"/>
                  <w:szCs w:val="24"/>
                </w:rPr>
                <w:t>623.03</w:t>
              </w:r>
            </w:ins>
          </w:p>
        </w:tc>
      </w:tr>
      <w:tr w:rsidR="00140CB7" w:rsidRPr="002F0BBA" w14:paraId="70D87734" w14:textId="77777777" w:rsidTr="00CF4E45">
        <w:trPr>
          <w:trHeight w:val="350"/>
          <w:jc w:val="center"/>
          <w:ins w:id="138" w:author="Adam Abdalla" w:date="2023-06-21T22:17:00Z"/>
        </w:trPr>
        <w:tc>
          <w:tcPr>
            <w:tcW w:w="2208" w:type="dxa"/>
            <w:tcBorders>
              <w:top w:val="nil"/>
              <w:left w:val="single" w:sz="4" w:space="0" w:color="auto"/>
              <w:bottom w:val="single" w:sz="4" w:space="0" w:color="auto"/>
              <w:right w:val="single" w:sz="4" w:space="0" w:color="auto"/>
            </w:tcBorders>
            <w:shd w:val="clear" w:color="000000" w:fill="C6E0B4"/>
            <w:noWrap/>
            <w:vAlign w:val="bottom"/>
            <w:hideMark/>
          </w:tcPr>
          <w:p w14:paraId="3052F160"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139" w:author="Adam Abdalla" w:date="2023-06-21T22:17:00Z"/>
                <w:rFonts w:ascii="Garamond" w:hAnsi="Garamond"/>
                <w:b/>
                <w:bCs/>
                <w:szCs w:val="24"/>
              </w:rPr>
            </w:pPr>
            <w:ins w:id="140" w:author="Adam Abdalla" w:date="2023-06-21T22:17:00Z">
              <w:r w:rsidRPr="002F0BBA">
                <w:rPr>
                  <w:rFonts w:ascii="Garamond" w:hAnsi="Garamond"/>
                  <w:b/>
                  <w:bCs/>
                  <w:szCs w:val="24"/>
                </w:rPr>
                <w:t xml:space="preserve"> TOTAL  </w:t>
              </w:r>
            </w:ins>
          </w:p>
        </w:tc>
        <w:tc>
          <w:tcPr>
            <w:tcW w:w="2693" w:type="dxa"/>
            <w:tcBorders>
              <w:top w:val="nil"/>
              <w:left w:val="nil"/>
              <w:bottom w:val="single" w:sz="4" w:space="0" w:color="auto"/>
              <w:right w:val="single" w:sz="4" w:space="0" w:color="auto"/>
            </w:tcBorders>
            <w:shd w:val="clear" w:color="000000" w:fill="C6E0B4"/>
            <w:noWrap/>
            <w:vAlign w:val="bottom"/>
            <w:hideMark/>
          </w:tcPr>
          <w:p w14:paraId="7902C118"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141" w:author="Adam Abdalla" w:date="2023-06-21T22:17:00Z"/>
                <w:rFonts w:ascii="Garamond" w:hAnsi="Garamond"/>
                <w:b/>
                <w:bCs/>
                <w:szCs w:val="24"/>
              </w:rPr>
            </w:pPr>
            <w:ins w:id="142" w:author="Adam Abdalla" w:date="2023-06-21T22:17:00Z">
              <w:r w:rsidRPr="002F0BBA">
                <w:rPr>
                  <w:rFonts w:ascii="Garamond" w:hAnsi="Garamond"/>
                  <w:b/>
                  <w:bCs/>
                  <w:szCs w:val="24"/>
                </w:rPr>
                <w:t>$                              1</w:t>
              </w:r>
              <w:r>
                <w:rPr>
                  <w:rFonts w:ascii="Garamond" w:hAnsi="Garamond"/>
                  <w:b/>
                  <w:bCs/>
                  <w:szCs w:val="24"/>
                </w:rPr>
                <w:t>8</w:t>
              </w:r>
              <w:r w:rsidRPr="002F0BBA">
                <w:rPr>
                  <w:rFonts w:ascii="Garamond" w:hAnsi="Garamond"/>
                  <w:b/>
                  <w:bCs/>
                  <w:szCs w:val="24"/>
                </w:rPr>
                <w:t>.50</w:t>
              </w:r>
            </w:ins>
          </w:p>
        </w:tc>
        <w:tc>
          <w:tcPr>
            <w:tcW w:w="2070" w:type="dxa"/>
            <w:tcBorders>
              <w:top w:val="nil"/>
              <w:left w:val="nil"/>
              <w:bottom w:val="single" w:sz="4" w:space="0" w:color="auto"/>
              <w:right w:val="single" w:sz="4" w:space="0" w:color="auto"/>
            </w:tcBorders>
            <w:shd w:val="clear" w:color="000000" w:fill="C6E0B4"/>
            <w:noWrap/>
            <w:vAlign w:val="bottom"/>
            <w:hideMark/>
          </w:tcPr>
          <w:p w14:paraId="79B6B206"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ins w:id="143" w:author="Adam Abdalla" w:date="2023-06-21T22:17:00Z"/>
                <w:rFonts w:ascii="Garamond" w:hAnsi="Garamond"/>
                <w:b/>
                <w:bCs/>
                <w:szCs w:val="24"/>
              </w:rPr>
            </w:pPr>
            <w:ins w:id="144" w:author="Adam Abdalla" w:date="2023-06-21T22:17:00Z">
              <w:r w:rsidRPr="002F0BBA">
                <w:rPr>
                  <w:rFonts w:ascii="Garamond" w:hAnsi="Garamond"/>
                  <w:b/>
                  <w:bCs/>
                  <w:szCs w:val="24"/>
                </w:rPr>
                <w:t>$             5,</w:t>
              </w:r>
              <w:r>
                <w:rPr>
                  <w:rFonts w:ascii="Garamond" w:hAnsi="Garamond"/>
                  <w:b/>
                  <w:bCs/>
                  <w:szCs w:val="24"/>
                </w:rPr>
                <w:t>910.75</w:t>
              </w:r>
              <w:r w:rsidRPr="002F0BBA">
                <w:rPr>
                  <w:rFonts w:ascii="Garamond" w:hAnsi="Garamond"/>
                  <w:b/>
                  <w:bCs/>
                  <w:szCs w:val="24"/>
                </w:rPr>
                <w:t xml:space="preserve"> </w:t>
              </w:r>
            </w:ins>
          </w:p>
        </w:tc>
      </w:tr>
    </w:tbl>
    <w:p w14:paraId="58D1AE82" w14:textId="746556A4" w:rsidR="00DD7F57" w:rsidRPr="000D3163" w:rsidRDefault="00DD7F57" w:rsidP="003703D6">
      <w:pPr>
        <w:ind w:left="1425" w:right="0" w:hanging="1440"/>
        <w:rPr>
          <w:rFonts w:ascii="Garamond" w:hAnsi="Garamond"/>
          <w:szCs w:val="24"/>
        </w:rPr>
      </w:pPr>
    </w:p>
    <w:p w14:paraId="34E76114" w14:textId="1FF2AD84" w:rsidR="00DD7F57" w:rsidRPr="000D3163" w:rsidRDefault="00DD7F57">
      <w:pPr>
        <w:spacing w:after="0" w:line="259" w:lineRule="auto"/>
        <w:ind w:left="0" w:right="0" w:firstLine="0"/>
        <w:jc w:val="left"/>
        <w:rPr>
          <w:rFonts w:ascii="Garamond" w:hAnsi="Garamond"/>
          <w:szCs w:val="24"/>
        </w:rPr>
      </w:pPr>
    </w:p>
    <w:p w14:paraId="4739956B" w14:textId="167E0A31" w:rsidR="00DD7F57" w:rsidRPr="000D3163" w:rsidRDefault="00DD7F57">
      <w:pPr>
        <w:spacing w:after="0" w:line="259" w:lineRule="auto"/>
        <w:ind w:left="0" w:right="0" w:firstLine="0"/>
        <w:jc w:val="left"/>
        <w:rPr>
          <w:rFonts w:ascii="Garamond" w:hAnsi="Garamond"/>
          <w:szCs w:val="24"/>
        </w:rPr>
      </w:pPr>
    </w:p>
    <w:p w14:paraId="072614CC" w14:textId="77777777" w:rsidR="00DD7F57" w:rsidRPr="000D3163" w:rsidRDefault="00827483">
      <w:pPr>
        <w:ind w:left="1450" w:right="0"/>
        <w:rPr>
          <w:rFonts w:ascii="Garamond" w:hAnsi="Garamond"/>
          <w:szCs w:val="24"/>
        </w:rPr>
      </w:pPr>
      <w:r w:rsidRPr="000D3163">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5AF8914D" w14:textId="77777777" w:rsidR="00DD7F57" w:rsidRPr="000D3163" w:rsidRDefault="00827483">
      <w:pPr>
        <w:spacing w:after="0" w:line="259" w:lineRule="auto"/>
        <w:ind w:left="1440" w:right="0" w:firstLine="0"/>
        <w:jc w:val="left"/>
        <w:rPr>
          <w:rFonts w:ascii="Garamond" w:hAnsi="Garamond"/>
          <w:szCs w:val="24"/>
        </w:rPr>
      </w:pPr>
      <w:r w:rsidRPr="000D3163">
        <w:rPr>
          <w:rFonts w:ascii="Garamond" w:hAnsi="Garamond"/>
          <w:szCs w:val="24"/>
        </w:rPr>
        <w:t xml:space="preserve"> </w:t>
      </w:r>
    </w:p>
    <w:p w14:paraId="0CEB23D9" w14:textId="77777777" w:rsidR="00DD7F57" w:rsidRPr="000D3163" w:rsidRDefault="00827483">
      <w:pPr>
        <w:ind w:left="1440" w:right="0" w:hanging="720"/>
        <w:rPr>
          <w:rFonts w:ascii="Garamond" w:hAnsi="Garamond"/>
          <w:szCs w:val="24"/>
        </w:rPr>
      </w:pPr>
      <w:r w:rsidRPr="000D3163">
        <w:rPr>
          <w:rFonts w:ascii="Garamond" w:hAnsi="Garamond"/>
          <w:szCs w:val="24"/>
        </w:rPr>
        <w:t xml:space="preserve">4. </w:t>
      </w:r>
      <w:r w:rsidRPr="000D3163">
        <w:rPr>
          <w:rFonts w:ascii="Garamond" w:hAnsi="Garamond"/>
          <w:szCs w:val="24"/>
          <w:u w:val="single" w:color="000000"/>
        </w:rPr>
        <w:t>Payment of Rent</w:t>
      </w:r>
      <w:r w:rsidRPr="000D3163">
        <w:rPr>
          <w:rFonts w:ascii="Garamond" w:hAnsi="Garamond"/>
          <w:szCs w:val="24"/>
        </w:rPr>
        <w:t>.  The monthly payment of the Base Rent and Additional Rent for the Premises (collectively, the “</w:t>
      </w:r>
      <w:r w:rsidRPr="000D3163">
        <w:rPr>
          <w:rFonts w:ascii="Garamond" w:hAnsi="Garamond"/>
          <w:b/>
          <w:szCs w:val="24"/>
        </w:rPr>
        <w:t>Total Monthly Rental Payment</w:t>
      </w:r>
      <w:r w:rsidRPr="000D3163">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33CAEC63"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0ADB606B" w14:textId="77777777" w:rsidR="00DD7F57" w:rsidRPr="000D3163" w:rsidRDefault="00827483">
      <w:pPr>
        <w:ind w:left="1450" w:right="0"/>
        <w:rPr>
          <w:rFonts w:ascii="Garamond" w:hAnsi="Garamond"/>
          <w:szCs w:val="24"/>
        </w:rPr>
      </w:pPr>
      <w:r w:rsidRPr="000D3163">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1D0EA32B"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5596683C" w14:textId="77777777" w:rsidR="00DD7F57" w:rsidRPr="000D3163" w:rsidRDefault="00827483">
      <w:pPr>
        <w:ind w:left="1450" w:right="0"/>
        <w:rPr>
          <w:rFonts w:ascii="Garamond" w:hAnsi="Garamond"/>
          <w:szCs w:val="24"/>
        </w:rPr>
      </w:pPr>
      <w:r w:rsidRPr="000D3163">
        <w:rPr>
          <w:rFonts w:ascii="Garamond" w:hAnsi="Garamond"/>
          <w:szCs w:val="24"/>
        </w:rPr>
        <w:t xml:space="preserve">All rental payments due hereunder shall be made to the Lessor by mailing the same to 101 Arnould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0629A7CF" w14:textId="77777777" w:rsidR="00DD7F57" w:rsidRPr="000D3163" w:rsidRDefault="00827483">
      <w:pPr>
        <w:spacing w:after="0" w:line="259" w:lineRule="auto"/>
        <w:ind w:left="1440" w:right="0" w:firstLine="0"/>
        <w:jc w:val="left"/>
        <w:rPr>
          <w:rFonts w:ascii="Garamond" w:hAnsi="Garamond"/>
          <w:szCs w:val="24"/>
        </w:rPr>
      </w:pPr>
      <w:r w:rsidRPr="000D3163">
        <w:rPr>
          <w:rFonts w:ascii="Garamond" w:hAnsi="Garamond"/>
          <w:szCs w:val="24"/>
        </w:rPr>
        <w:t xml:space="preserve"> </w:t>
      </w:r>
    </w:p>
    <w:p w14:paraId="071753C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5.01 - </w:t>
      </w:r>
      <w:r w:rsidRPr="000D3163">
        <w:rPr>
          <w:rFonts w:ascii="Garamond" w:hAnsi="Garamond"/>
          <w:b/>
          <w:szCs w:val="24"/>
          <w:u w:val="single" w:color="000000"/>
        </w:rPr>
        <w:t>Real Property Taxes</w:t>
      </w:r>
      <w:r w:rsidRPr="000D3163">
        <w:rPr>
          <w:rFonts w:ascii="Garamond" w:hAnsi="Garamond"/>
          <w:b/>
          <w:szCs w:val="24"/>
        </w:rPr>
        <w:t>:</w:t>
      </w:r>
      <w:r w:rsidRPr="000D3163">
        <w:rPr>
          <w:rFonts w:ascii="Garamond" w:hAnsi="Garamond"/>
          <w:szCs w:val="24"/>
        </w:rPr>
        <w:t xml:space="preserve"> </w:t>
      </w:r>
    </w:p>
    <w:p w14:paraId="24F650F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88BD7E3" w14:textId="77777777" w:rsidR="00DD7F57" w:rsidRPr="000D3163" w:rsidRDefault="00827483">
      <w:pPr>
        <w:ind w:left="-5" w:right="0"/>
        <w:rPr>
          <w:rFonts w:ascii="Garamond" w:hAnsi="Garamond"/>
          <w:szCs w:val="24"/>
        </w:rPr>
      </w:pPr>
      <w:r w:rsidRPr="000D3163">
        <w:rPr>
          <w:rFonts w:ascii="Garamond" w:hAnsi="Garamond"/>
          <w:szCs w:val="24"/>
        </w:rPr>
        <w:t xml:space="preserve">Lessee shall be responsible for and shall pay before delinquency, its Pro Rata Portion of all real property taxes and assessments levied and assessed against the Premises, and shall make such payment in accordance with paragraph 4.01(B) hereof. </w:t>
      </w:r>
    </w:p>
    <w:p w14:paraId="47E5EAF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A74EFB5"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6.01 - </w:t>
      </w:r>
      <w:r w:rsidRPr="000D3163">
        <w:rPr>
          <w:rFonts w:ascii="Garamond" w:hAnsi="Garamond"/>
          <w:b/>
          <w:szCs w:val="24"/>
          <w:u w:val="single" w:color="000000"/>
        </w:rPr>
        <w:t>Personal Property Taxes</w:t>
      </w:r>
      <w:r w:rsidRPr="000D3163">
        <w:rPr>
          <w:rFonts w:ascii="Garamond" w:hAnsi="Garamond"/>
          <w:b/>
          <w:szCs w:val="24"/>
        </w:rPr>
        <w:t>:</w:t>
      </w:r>
      <w:r w:rsidRPr="000D3163">
        <w:rPr>
          <w:rFonts w:ascii="Garamond" w:hAnsi="Garamond"/>
          <w:szCs w:val="24"/>
        </w:rPr>
        <w:t xml:space="preserve"> </w:t>
      </w:r>
    </w:p>
    <w:p w14:paraId="531CE00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5CA3366" w14:textId="77777777" w:rsidR="00DD7F57" w:rsidRPr="000D3163" w:rsidRDefault="00827483">
      <w:pPr>
        <w:ind w:left="-5" w:right="0"/>
        <w:rPr>
          <w:rFonts w:ascii="Garamond" w:hAnsi="Garamond"/>
          <w:szCs w:val="24"/>
        </w:rPr>
      </w:pPr>
      <w:r w:rsidRPr="000D3163">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092289E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D111F1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7.01 - </w:t>
      </w:r>
      <w:r w:rsidRPr="000D3163">
        <w:rPr>
          <w:rFonts w:ascii="Garamond" w:hAnsi="Garamond"/>
          <w:b/>
          <w:szCs w:val="24"/>
          <w:u w:val="single" w:color="000000"/>
        </w:rPr>
        <w:t>Limitations on Use</w:t>
      </w:r>
      <w:r w:rsidRPr="000D3163">
        <w:rPr>
          <w:rFonts w:ascii="Garamond" w:hAnsi="Garamond"/>
          <w:b/>
          <w:szCs w:val="24"/>
        </w:rPr>
        <w:t>:</w:t>
      </w:r>
      <w:r w:rsidRPr="000D3163">
        <w:rPr>
          <w:rFonts w:ascii="Garamond" w:hAnsi="Garamond"/>
          <w:szCs w:val="24"/>
        </w:rPr>
        <w:t xml:space="preserve"> </w:t>
      </w:r>
    </w:p>
    <w:p w14:paraId="64E2635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5C0AAE7D"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for the amount of such increase. </w:t>
      </w:r>
    </w:p>
    <w:p w14:paraId="20D4EB1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4BD0F6" w14:textId="77777777" w:rsidR="00DD7F57" w:rsidRPr="000D3163" w:rsidRDefault="00827483">
      <w:pPr>
        <w:numPr>
          <w:ilvl w:val="0"/>
          <w:numId w:val="4"/>
        </w:numPr>
        <w:ind w:right="0" w:hanging="720"/>
        <w:rPr>
          <w:rFonts w:ascii="Garamond" w:hAnsi="Garamond"/>
          <w:szCs w:val="24"/>
        </w:rPr>
      </w:pPr>
      <w:r w:rsidRPr="000D3163">
        <w:rPr>
          <w:rFonts w:ascii="Garamond" w:hAnsi="Garamond"/>
          <w:szCs w:val="24"/>
        </w:rPr>
        <w:t xml:space="preserve">Lessee shall not permit any activity on the premises which may in law constitute a nuisance, public or private, or which may constitute a violation of any environmental laws, or any other laws, ordinances or regulations. </w:t>
      </w:r>
    </w:p>
    <w:p w14:paraId="2E9C2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905A07" w14:textId="77777777" w:rsidR="00DD7F57" w:rsidRPr="000D3163" w:rsidRDefault="00827483">
      <w:pPr>
        <w:numPr>
          <w:ilvl w:val="0"/>
          <w:numId w:val="4"/>
        </w:numPr>
        <w:ind w:right="0" w:hanging="720"/>
        <w:rPr>
          <w:rFonts w:ascii="Garamond" w:hAnsi="Garamond"/>
          <w:szCs w:val="24"/>
        </w:rPr>
      </w:pPr>
      <w:r w:rsidRPr="000D3163">
        <w:rPr>
          <w:rFonts w:ascii="Garamond" w:hAnsi="Garamond"/>
          <w:szCs w:val="24"/>
        </w:rPr>
        <w:t xml:space="preserve">Lessee shall not operate all or any portion of the premises as a “place of public accommodation,” as such term is defined under the Americans With Disabilities Act, 42 U.S.C. 12101 </w:t>
      </w:r>
      <w:r w:rsidRPr="000D3163">
        <w:rPr>
          <w:rFonts w:ascii="Garamond" w:hAnsi="Garamond"/>
          <w:szCs w:val="24"/>
          <w:u w:val="single" w:color="000000"/>
        </w:rPr>
        <w:t>et, seq.</w:t>
      </w:r>
      <w:r w:rsidRPr="000D3163">
        <w:rPr>
          <w:rFonts w:ascii="Garamond" w:hAnsi="Garamond"/>
          <w:szCs w:val="24"/>
        </w:rPr>
        <w:t xml:space="preserve"> (the ADA) and the regulations pursuant to such act. </w:t>
      </w:r>
    </w:p>
    <w:p w14:paraId="14DA89C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EE4327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8.01 - </w:t>
      </w:r>
      <w:r w:rsidRPr="000D3163">
        <w:rPr>
          <w:rFonts w:ascii="Garamond" w:hAnsi="Garamond"/>
          <w:b/>
          <w:szCs w:val="24"/>
          <w:u w:val="single" w:color="000000"/>
        </w:rPr>
        <w:t>Assignment and Subletting</w:t>
      </w:r>
      <w:r w:rsidRPr="000D3163">
        <w:rPr>
          <w:rFonts w:ascii="Garamond" w:hAnsi="Garamond"/>
          <w:b/>
          <w:szCs w:val="24"/>
        </w:rPr>
        <w:t>:</w:t>
      </w:r>
      <w:r w:rsidRPr="000D3163">
        <w:rPr>
          <w:rFonts w:ascii="Garamond" w:hAnsi="Garamond"/>
          <w:szCs w:val="24"/>
        </w:rPr>
        <w:t xml:space="preserve"> </w:t>
      </w:r>
    </w:p>
    <w:p w14:paraId="3371E32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323ADFA"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(i)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7AD617C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25A08F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9.01 - </w:t>
      </w:r>
      <w:r w:rsidRPr="000D3163">
        <w:rPr>
          <w:rFonts w:ascii="Garamond" w:hAnsi="Garamond"/>
          <w:b/>
          <w:szCs w:val="24"/>
          <w:u w:val="single" w:color="000000"/>
        </w:rPr>
        <w:t>Maintenance, Repairs</w:t>
      </w:r>
      <w:r w:rsidRPr="000D3163">
        <w:rPr>
          <w:rFonts w:ascii="Garamond" w:hAnsi="Garamond"/>
          <w:b/>
          <w:szCs w:val="24"/>
        </w:rPr>
        <w:t>:</w:t>
      </w:r>
      <w:r w:rsidRPr="000D3163">
        <w:rPr>
          <w:rFonts w:ascii="Garamond" w:hAnsi="Garamond"/>
          <w:szCs w:val="24"/>
        </w:rPr>
        <w:t xml:space="preserve"> </w:t>
      </w:r>
    </w:p>
    <w:p w14:paraId="53172BC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AF71350" w14:textId="38059DDB" w:rsidR="00DD7F57" w:rsidRPr="000D3163" w:rsidRDefault="00827483">
      <w:pPr>
        <w:ind w:left="-5" w:right="0"/>
        <w:rPr>
          <w:rFonts w:ascii="Garamond" w:hAnsi="Garamond"/>
          <w:szCs w:val="24"/>
        </w:rPr>
      </w:pPr>
      <w:r w:rsidRPr="000D3163">
        <w:rPr>
          <w:rFonts w:ascii="Garamond" w:hAnsi="Garamond"/>
          <w:szCs w:val="24"/>
        </w:rPr>
        <w:t>Lessee acknowledges that the Premises is in good order and repair</w:t>
      </w:r>
      <w:ins w:id="145" w:author="Adam Abdalla" w:date="2023-06-21T22:11:00Z">
        <w:r w:rsidR="00B6586C">
          <w:rPr>
            <w:rFonts w:ascii="Garamond" w:hAnsi="Garamond"/>
            <w:szCs w:val="24"/>
          </w:rPr>
          <w:t xml:space="preserve"> and </w:t>
        </w:r>
      </w:ins>
      <w:del w:id="146" w:author="Adam Abdalla" w:date="2023-06-21T22:11:00Z">
        <w:r w:rsidRPr="000D3163" w:rsidDel="00B6586C">
          <w:rPr>
            <w:rFonts w:ascii="Garamond" w:hAnsi="Garamond"/>
            <w:szCs w:val="24"/>
          </w:rPr>
          <w:delText xml:space="preserve">.  </w:delText>
        </w:r>
        <w:commentRangeStart w:id="147"/>
        <w:r w:rsidRPr="000D3163" w:rsidDel="00B6586C">
          <w:rPr>
            <w:rFonts w:ascii="Garamond" w:hAnsi="Garamond"/>
            <w:szCs w:val="24"/>
          </w:rPr>
          <w:delText xml:space="preserve">Lessee shall, at its own expense and at all times, maintain the Premises in good and safe condition, make all necessary repairs and replacements including, but not limited to the heating and air conditioning systems and components </w:delText>
        </w:r>
        <w:commentRangeEnd w:id="147"/>
        <w:r w:rsidR="00BC11FD" w:rsidDel="00B6586C">
          <w:rPr>
            <w:rStyle w:val="CommentReference"/>
          </w:rPr>
          <w:commentReference w:id="147"/>
        </w:r>
        <w:r w:rsidRPr="000D3163" w:rsidDel="00B6586C">
          <w:rPr>
            <w:rFonts w:ascii="Garamond" w:hAnsi="Garamond"/>
            <w:szCs w:val="24"/>
          </w:rPr>
          <w:delText xml:space="preserve">thereof serving the Premises, </w:delText>
        </w:r>
      </w:del>
      <w:del w:id="148" w:author="Adam Abdalla" w:date="2023-06-21T22:12:00Z">
        <w:r w:rsidRPr="000D3163" w:rsidDel="00B6586C">
          <w:rPr>
            <w:rFonts w:ascii="Garamond" w:hAnsi="Garamond"/>
            <w:szCs w:val="24"/>
          </w:rPr>
          <w:delText>and</w:delText>
        </w:r>
      </w:del>
      <w:r w:rsidRPr="000D3163">
        <w:rPr>
          <w:rFonts w:ascii="Garamond" w:hAnsi="Garamond"/>
          <w:szCs w:val="24"/>
        </w:rPr>
        <w:t xml:space="preserve"> shall surrender the same at termination hereof, in as good condition as received, normal wear and tear excepted.  Lessee shall be responsible for all repairs required, excepting the roof, exterior walls and structural foundation (including the electrical and plumbing systems situated in or below the Premises’ concrete slab foundation), which shall be maintained by Lessor.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Lessee, its employees, officers, directors, shareholders, members, partners, representatives, agents, customers, guests, invitees or licensees, to the extent to which such is not </w:t>
      </w:r>
      <w:r w:rsidRPr="000D3163">
        <w:rPr>
          <w:rFonts w:ascii="Garamond" w:hAnsi="Garamond"/>
          <w:szCs w:val="24"/>
        </w:rPr>
        <w:lastRenderedPageBreak/>
        <w:t>covered by insurance under Section 15.01. Notwithstanding the foregoing, the Lessor shall be responsible for the repair and replacement, if necessary, of the heating and air conditioning (“</w:t>
      </w:r>
      <w:r w:rsidRPr="000D3163">
        <w:rPr>
          <w:rFonts w:ascii="Garamond" w:hAnsi="Garamond"/>
          <w:b/>
          <w:szCs w:val="24"/>
        </w:rPr>
        <w:t>HVAC</w:t>
      </w:r>
      <w:r w:rsidRPr="000D3163">
        <w:rPr>
          <w:rFonts w:ascii="Garamond" w:hAnsi="Garamond"/>
          <w:szCs w:val="24"/>
        </w:rPr>
        <w:t xml:space="preserve">”) system servicing the </w:t>
      </w:r>
    </w:p>
    <w:p w14:paraId="33ACC060" w14:textId="01B1968C" w:rsidR="00DD7F57" w:rsidRPr="000D3163" w:rsidRDefault="00827483">
      <w:pPr>
        <w:ind w:left="-5" w:right="0"/>
        <w:rPr>
          <w:rFonts w:ascii="Garamond" w:hAnsi="Garamond"/>
          <w:szCs w:val="24"/>
        </w:rPr>
      </w:pPr>
      <w:r w:rsidRPr="000D3163">
        <w:rPr>
          <w:rFonts w:ascii="Garamond" w:hAnsi="Garamond"/>
          <w:szCs w:val="24"/>
        </w:rPr>
        <w:t>Premises provided that (i) the Lessee shall pay the first $</w:t>
      </w:r>
      <w:r w:rsidR="007F2B13">
        <w:rPr>
          <w:rFonts w:ascii="Garamond" w:hAnsi="Garamond"/>
          <w:szCs w:val="24"/>
        </w:rPr>
        <w:t>1</w:t>
      </w:r>
      <w:ins w:id="149" w:author="Adam Abdalla" w:date="2023-06-21T22:12:00Z">
        <w:r w:rsidR="00B6586C">
          <w:rPr>
            <w:rFonts w:ascii="Garamond" w:hAnsi="Garamond"/>
            <w:szCs w:val="24"/>
          </w:rPr>
          <w:t>,</w:t>
        </w:r>
      </w:ins>
      <w:r w:rsidR="007F2B13">
        <w:rPr>
          <w:rFonts w:ascii="Garamond" w:hAnsi="Garamond"/>
          <w:szCs w:val="24"/>
        </w:rPr>
        <w:t>500</w:t>
      </w:r>
      <w:r w:rsidRPr="000D3163">
        <w:rPr>
          <w:rFonts w:ascii="Garamond" w:hAnsi="Garamond"/>
          <w:szCs w:val="24"/>
        </w:rPr>
        <w:t xml:space="preserve">.00 for each repair visit and </w:t>
      </w:r>
      <w:bookmarkStart w:id="150" w:name="_Hlk134699464"/>
      <w:r w:rsidR="00C9108D">
        <w:rPr>
          <w:rFonts w:ascii="Garamond" w:hAnsi="Garamond"/>
          <w:szCs w:val="24"/>
        </w:rPr>
        <w:t xml:space="preserve">fifty-percent (50%) </w:t>
      </w:r>
      <w:bookmarkEnd w:id="150"/>
      <w:r w:rsidRPr="000D3163">
        <w:rPr>
          <w:rFonts w:ascii="Garamond" w:hAnsi="Garamond"/>
          <w:szCs w:val="24"/>
        </w:rPr>
        <w:t xml:space="preserve">toward the replacement cost of the HVAC system or any component thereof, </w:t>
      </w:r>
      <w:r w:rsidRPr="000D3163">
        <w:rPr>
          <w:rFonts w:ascii="Garamond" w:hAnsi="Garamond"/>
          <w:szCs w:val="24"/>
          <w:u w:val="single" w:color="000000"/>
        </w:rPr>
        <w:t>and</w:t>
      </w:r>
      <w:r w:rsidRPr="000D3163">
        <w:rPr>
          <w:rFonts w:ascii="Garamond" w:hAnsi="Garamond"/>
          <w:szCs w:val="24"/>
        </w:rPr>
        <w:t xml:space="preserve"> (ii) the Lessee maintains, at its own expense, for the full term of this Agreement and any renewal or extensions thereof, a monthly maintenance contract with </w:t>
      </w:r>
      <w:commentRangeStart w:id="151"/>
      <w:r w:rsidRPr="000D3163">
        <w:rPr>
          <w:rFonts w:ascii="Garamond" w:hAnsi="Garamond"/>
          <w:szCs w:val="24"/>
        </w:rPr>
        <w:t xml:space="preserve">Butcher Air Conditioning </w:t>
      </w:r>
      <w:commentRangeEnd w:id="151"/>
      <w:r w:rsidR="00BC11FD">
        <w:rPr>
          <w:rStyle w:val="CommentReference"/>
        </w:rPr>
        <w:commentReference w:id="151"/>
      </w:r>
      <w:r w:rsidRPr="000D3163">
        <w:rPr>
          <w:rFonts w:ascii="Garamond" w:hAnsi="Garamond"/>
          <w:szCs w:val="24"/>
        </w:rPr>
        <w:t>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0D3163">
        <w:rPr>
          <w:rFonts w:ascii="Garamond" w:hAnsi="Garamond"/>
          <w:b/>
          <w:szCs w:val="24"/>
        </w:rPr>
        <w:t>Preceding Repair Visit</w:t>
      </w:r>
      <w:r w:rsidRPr="000D3163">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w:t>
      </w:r>
      <w:r w:rsidR="000F7F11" w:rsidRPr="000F7F11">
        <w:rPr>
          <w:rFonts w:ascii="Garamond" w:hAnsi="Garamond"/>
          <w:szCs w:val="24"/>
        </w:rPr>
        <w:t xml:space="preserve">fifty-percent (50%) </w:t>
      </w:r>
      <w:r w:rsidRPr="000D3163">
        <w:rPr>
          <w:rFonts w:ascii="Garamond" w:hAnsi="Garamond"/>
          <w:szCs w:val="24"/>
        </w:rPr>
        <w:t xml:space="preserve">toward the replacement cost of the HVAC system.   </w:t>
      </w:r>
    </w:p>
    <w:p w14:paraId="055CF45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15D8A3" w14:textId="77777777" w:rsidR="00DD7F57" w:rsidRPr="000D3163" w:rsidRDefault="00827483">
      <w:pPr>
        <w:ind w:left="-5" w:right="0"/>
        <w:rPr>
          <w:rFonts w:ascii="Garamond" w:hAnsi="Garamond"/>
          <w:szCs w:val="24"/>
        </w:rPr>
      </w:pPr>
      <w:r w:rsidRPr="000D3163">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1EEE07C6" w14:textId="3278A38D"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AD08E7" w14:textId="77777777" w:rsidR="00DD7F57" w:rsidRPr="000D3163" w:rsidRDefault="00827483">
      <w:pPr>
        <w:ind w:left="-5" w:right="0"/>
        <w:rPr>
          <w:rFonts w:ascii="Garamond" w:hAnsi="Garamond"/>
          <w:szCs w:val="24"/>
        </w:rPr>
      </w:pPr>
      <w:r w:rsidRPr="000D3163">
        <w:rPr>
          <w:rFonts w:ascii="Garamond" w:hAnsi="Garamond"/>
          <w:szCs w:val="24"/>
        </w:rPr>
        <w:t xml:space="preserve">In discharging the responsibilities hereunder, Lessee shall utilize the services of bonded, licensed contractors to perform all maintenance or repair work to the Premises. </w:t>
      </w:r>
    </w:p>
    <w:p w14:paraId="053B54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031BA08" w14:textId="165ED5C6" w:rsidR="00DD7F57" w:rsidRDefault="00827483">
      <w:pPr>
        <w:ind w:left="-5" w:right="0"/>
        <w:rPr>
          <w:rFonts w:ascii="Garamond" w:hAnsi="Garamond"/>
          <w:szCs w:val="24"/>
        </w:rPr>
      </w:pPr>
      <w:r w:rsidRPr="000D3163">
        <w:rPr>
          <w:rFonts w:ascii="Garamond" w:hAnsi="Garamond"/>
          <w:szCs w:val="24"/>
        </w:rPr>
        <w:t>Lessee agrees to hire Butcher Air Conditioning</w:t>
      </w:r>
      <w:ins w:id="152" w:author="Adam Abdalla" w:date="2023-06-21T22:13:00Z">
        <w:r w:rsidR="00B6586C">
          <w:rPr>
            <w:rFonts w:ascii="Garamond" w:hAnsi="Garamond"/>
            <w:szCs w:val="24"/>
          </w:rPr>
          <w:t>, or other agreeable HVAC provider,</w:t>
        </w:r>
      </w:ins>
      <w:r w:rsidRPr="000D3163">
        <w:rPr>
          <w:rFonts w:ascii="Garamond" w:hAnsi="Garamond"/>
          <w:szCs w:val="24"/>
        </w:rPr>
        <w:t xml:space="preserve"> to perform all maintenance, repairs and replacements of the heating and air conditioning systems and components servicing the Premises</w:t>
      </w:r>
      <w:r w:rsidR="00505D95" w:rsidRPr="000D3163">
        <w:rPr>
          <w:rFonts w:ascii="Garamond" w:hAnsi="Garamond"/>
          <w:szCs w:val="24"/>
        </w:rPr>
        <w:t>.</w:t>
      </w:r>
    </w:p>
    <w:p w14:paraId="73733BF7" w14:textId="7476E44B" w:rsidR="00455AFC" w:rsidRPr="000D3163" w:rsidRDefault="00455AFC" w:rsidP="00455AFC">
      <w:pPr>
        <w:ind w:left="0" w:right="0" w:firstLine="0"/>
        <w:rPr>
          <w:rFonts w:ascii="Garamond" w:hAnsi="Garamond"/>
          <w:szCs w:val="24"/>
        </w:rPr>
      </w:pPr>
    </w:p>
    <w:p w14:paraId="1EBA922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685ECC8"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10.01 - </w:t>
      </w:r>
      <w:r w:rsidRPr="000D3163">
        <w:rPr>
          <w:rFonts w:ascii="Garamond" w:hAnsi="Garamond"/>
          <w:b/>
          <w:szCs w:val="24"/>
          <w:u w:val="single" w:color="000000"/>
        </w:rPr>
        <w:t>Alterations</w:t>
      </w:r>
      <w:r w:rsidRPr="000D3163">
        <w:rPr>
          <w:rFonts w:ascii="Garamond" w:hAnsi="Garamond"/>
          <w:b/>
          <w:szCs w:val="24"/>
        </w:rPr>
        <w:t>:</w:t>
      </w:r>
      <w:r w:rsidRPr="000D3163">
        <w:rPr>
          <w:rFonts w:ascii="Garamond" w:hAnsi="Garamond"/>
          <w:szCs w:val="24"/>
        </w:rPr>
        <w:t xml:space="preserve"> </w:t>
      </w:r>
    </w:p>
    <w:p w14:paraId="0AD9B63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D2FEB57"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make any additions, improvements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12644B8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B1B170" w14:textId="77777777" w:rsidR="00DD7F57" w:rsidRPr="000D3163" w:rsidRDefault="00827483">
      <w:pPr>
        <w:numPr>
          <w:ilvl w:val="0"/>
          <w:numId w:val="5"/>
        </w:numPr>
        <w:ind w:right="0" w:hanging="720"/>
        <w:rPr>
          <w:rFonts w:ascii="Garamond" w:hAnsi="Garamond"/>
          <w:szCs w:val="24"/>
        </w:rPr>
      </w:pPr>
      <w:r w:rsidRPr="000D3163">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37F0EF2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13805D" w14:textId="77777777" w:rsidR="00DD7F57" w:rsidRPr="000D3163" w:rsidRDefault="00827483">
      <w:pPr>
        <w:numPr>
          <w:ilvl w:val="0"/>
          <w:numId w:val="5"/>
        </w:numPr>
        <w:ind w:right="0" w:hanging="720"/>
        <w:rPr>
          <w:rFonts w:ascii="Garamond" w:hAnsi="Garamond"/>
          <w:szCs w:val="24"/>
        </w:rPr>
      </w:pPr>
      <w:r w:rsidRPr="000D3163">
        <w:rPr>
          <w:rFonts w:ascii="Garamond" w:hAnsi="Garamond"/>
          <w:szCs w:val="24"/>
        </w:rPr>
        <w:t xml:space="preserve">The improvements or alterations shall be in conformance with all applicable local, state or federal laws and regulations. </w:t>
      </w:r>
    </w:p>
    <w:p w14:paraId="5430376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8CAD039" w14:textId="77777777" w:rsidR="00DD7F57" w:rsidRPr="000D3163" w:rsidRDefault="00827483">
      <w:pPr>
        <w:ind w:left="-5" w:right="0"/>
        <w:rPr>
          <w:rFonts w:ascii="Garamond" w:hAnsi="Garamond"/>
          <w:szCs w:val="24"/>
        </w:rPr>
      </w:pPr>
      <w:r w:rsidRPr="000D3163">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w:t>
      </w:r>
      <w:r w:rsidRPr="000D3163">
        <w:rPr>
          <w:rFonts w:ascii="Garamond" w:hAnsi="Garamond"/>
          <w:szCs w:val="24"/>
        </w:rPr>
        <w:lastRenderedPageBreak/>
        <w:t xml:space="preserve">Premises, and Lessee, at its cost, shall promptly restore any damage caused by the removal and return the Premises to the condition it was in at the beginning of the Initial Term. </w:t>
      </w:r>
    </w:p>
    <w:p w14:paraId="77A2F81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2138A74" w14:textId="77777777" w:rsidR="00DD7F57" w:rsidRPr="000D3163" w:rsidRDefault="00827483">
      <w:pPr>
        <w:ind w:left="-5" w:right="0"/>
        <w:rPr>
          <w:rFonts w:ascii="Garamond" w:hAnsi="Garamond"/>
          <w:szCs w:val="24"/>
        </w:rPr>
      </w:pPr>
      <w:r w:rsidRPr="000D3163">
        <w:rPr>
          <w:rFonts w:ascii="Garamond" w:hAnsi="Garamond"/>
          <w:szCs w:val="24"/>
        </w:rPr>
        <w:t xml:space="preserve">The Lessee shall not cause or permit any mechanic’s liens to be filed against the Premises, and Lessee shall indemnify, hold harmless, and defend the Lessor from and against any and all such liens.  </w:t>
      </w:r>
    </w:p>
    <w:p w14:paraId="02B35BB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5D2FBBC" w14:textId="77777777" w:rsidR="00DD7F57" w:rsidRPr="000D3163" w:rsidRDefault="00827483">
      <w:pPr>
        <w:ind w:left="-5" w:right="0"/>
        <w:rPr>
          <w:rFonts w:ascii="Garamond" w:hAnsi="Garamond"/>
          <w:szCs w:val="24"/>
        </w:rPr>
      </w:pPr>
      <w:r w:rsidRPr="000D3163">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7A103D3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09DA6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11.01 - </w:t>
      </w:r>
      <w:r w:rsidRPr="000D3163">
        <w:rPr>
          <w:rFonts w:ascii="Garamond" w:hAnsi="Garamond"/>
          <w:b/>
          <w:szCs w:val="24"/>
          <w:u w:val="single" w:color="000000"/>
        </w:rPr>
        <w:t>Utilities and Janitorial Services</w:t>
      </w:r>
      <w:r w:rsidRPr="000D3163">
        <w:rPr>
          <w:rFonts w:ascii="Garamond" w:hAnsi="Garamond"/>
          <w:b/>
          <w:szCs w:val="24"/>
        </w:rPr>
        <w:t>:</w:t>
      </w:r>
      <w:r w:rsidRPr="000D3163">
        <w:rPr>
          <w:rFonts w:ascii="Garamond" w:hAnsi="Garamond"/>
          <w:szCs w:val="24"/>
        </w:rPr>
        <w:t xml:space="preserve"> </w:t>
      </w:r>
    </w:p>
    <w:p w14:paraId="010D40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4804F7C" w14:textId="77777777" w:rsidR="00DD7F57" w:rsidRPr="000D3163" w:rsidRDefault="00827483">
      <w:pPr>
        <w:ind w:left="-5" w:right="0"/>
        <w:rPr>
          <w:rFonts w:ascii="Garamond" w:hAnsi="Garamond"/>
          <w:szCs w:val="24"/>
        </w:rPr>
      </w:pPr>
      <w:r w:rsidRPr="000D3163">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976394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77FB667" w14:textId="77777777" w:rsidR="00DD7F57" w:rsidRPr="000D3163" w:rsidRDefault="00827483">
      <w:pPr>
        <w:ind w:left="-5" w:right="0"/>
        <w:rPr>
          <w:rFonts w:ascii="Garamond" w:hAnsi="Garamond"/>
          <w:szCs w:val="24"/>
        </w:rPr>
      </w:pPr>
      <w:r w:rsidRPr="000D3163">
        <w:rPr>
          <w:rFonts w:ascii="Garamond" w:hAnsi="Garamond"/>
          <w:szCs w:val="24"/>
        </w:rPr>
        <w:t xml:space="preserve">At the commencement of the Initial Term, Lessee shall immediately transfer electric utility service from the name of Lessor to the name of Lessee.  If 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0985590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BB4F938"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48C9C27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lastRenderedPageBreak/>
        <w:t xml:space="preserve"> </w:t>
      </w:r>
    </w:p>
    <w:p w14:paraId="7F36495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12.01 - </w:t>
      </w:r>
      <w:r w:rsidRPr="000D3163">
        <w:rPr>
          <w:rFonts w:ascii="Garamond" w:hAnsi="Garamond"/>
          <w:b/>
          <w:szCs w:val="24"/>
          <w:u w:val="single" w:color="000000"/>
        </w:rPr>
        <w:t>Signs</w:t>
      </w:r>
      <w:r w:rsidRPr="000D3163">
        <w:rPr>
          <w:rFonts w:ascii="Garamond" w:hAnsi="Garamond"/>
          <w:b/>
          <w:szCs w:val="24"/>
        </w:rPr>
        <w:t>:</w:t>
      </w:r>
      <w:r w:rsidRPr="000D3163">
        <w:rPr>
          <w:rFonts w:ascii="Garamond" w:hAnsi="Garamond"/>
          <w:szCs w:val="24"/>
        </w:rPr>
        <w:t xml:space="preserve"> </w:t>
      </w:r>
    </w:p>
    <w:p w14:paraId="60A9517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A75CF5" w14:textId="77777777" w:rsidR="00DD7F57" w:rsidRPr="000D3163" w:rsidRDefault="00827483">
      <w:pPr>
        <w:ind w:left="-5" w:right="0"/>
        <w:rPr>
          <w:rFonts w:ascii="Garamond" w:hAnsi="Garamond"/>
          <w:szCs w:val="24"/>
        </w:rPr>
      </w:pPr>
      <w:r w:rsidRPr="000D3163">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0D3163">
        <w:rPr>
          <w:rFonts w:ascii="Garamond" w:hAnsi="Garamond"/>
          <w:i/>
          <w:szCs w:val="24"/>
        </w:rPr>
        <w:t>Schedule C</w:t>
      </w:r>
      <w:r w:rsidRPr="000D3163">
        <w:rPr>
          <w:rFonts w:ascii="Garamond" w:hAnsi="Garamond"/>
          <w:szCs w:val="24"/>
        </w:rPr>
        <w:t xml:space="preserve"> and the design criteria attached hereto as </w:t>
      </w:r>
      <w:r w:rsidRPr="000D3163">
        <w:rPr>
          <w:rFonts w:ascii="Garamond" w:hAnsi="Garamond"/>
          <w:i/>
          <w:szCs w:val="24"/>
        </w:rPr>
        <w:t>Schedule D</w:t>
      </w:r>
      <w:r w:rsidRPr="000D3163">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61A6003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631652" w14:textId="77777777" w:rsidR="00DD7F57" w:rsidRPr="000D3163" w:rsidRDefault="00827483">
      <w:pPr>
        <w:ind w:left="-5" w:right="0"/>
        <w:rPr>
          <w:rFonts w:ascii="Garamond" w:hAnsi="Garamond"/>
          <w:szCs w:val="24"/>
        </w:rPr>
      </w:pPr>
      <w:r w:rsidRPr="000D3163">
        <w:rPr>
          <w:rFonts w:ascii="Garamond" w:hAnsi="Garamond"/>
          <w:szCs w:val="24"/>
        </w:rPr>
        <w:t xml:space="preserve">In addition, Lessee must obtain prior written approval from Lessor of all Lessee exterior signage.   </w:t>
      </w:r>
    </w:p>
    <w:p w14:paraId="4C5C27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66604F2" w14:textId="77777777" w:rsidR="00DD7F57" w:rsidRPr="000D3163" w:rsidRDefault="00827483">
      <w:pPr>
        <w:ind w:left="-5" w:right="0"/>
        <w:rPr>
          <w:rFonts w:ascii="Garamond" w:hAnsi="Garamond"/>
          <w:szCs w:val="24"/>
        </w:rPr>
      </w:pPr>
      <w:r w:rsidRPr="000D3163">
        <w:rPr>
          <w:rFonts w:ascii="Garamond" w:hAnsi="Garamond"/>
          <w:szCs w:val="24"/>
        </w:rPr>
        <w:t xml:space="preserve">Should Lessee choose to place a sign under the Premises walkway, it must be erected by Hubbard Sign Company and paid for by the Lessee.  </w:t>
      </w:r>
    </w:p>
    <w:p w14:paraId="12D87EA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67F6BC4"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13.01 - </w:t>
      </w:r>
      <w:r w:rsidRPr="000D3163">
        <w:rPr>
          <w:rFonts w:ascii="Garamond" w:hAnsi="Garamond"/>
          <w:b/>
          <w:szCs w:val="24"/>
          <w:u w:val="single" w:color="000000"/>
        </w:rPr>
        <w:t>Access</w:t>
      </w:r>
      <w:r w:rsidRPr="000D3163">
        <w:rPr>
          <w:rFonts w:ascii="Garamond" w:hAnsi="Garamond"/>
          <w:b/>
          <w:szCs w:val="24"/>
        </w:rPr>
        <w:t xml:space="preserve">: </w:t>
      </w:r>
    </w:p>
    <w:p w14:paraId="3156004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4B55F8AA" w14:textId="77777777" w:rsidR="00DD7F57" w:rsidRPr="000D3163" w:rsidRDefault="00827483">
      <w:pPr>
        <w:ind w:left="-5" w:right="0"/>
        <w:rPr>
          <w:rFonts w:ascii="Garamond" w:hAnsi="Garamond"/>
          <w:szCs w:val="24"/>
        </w:rPr>
      </w:pPr>
      <w:r w:rsidRPr="000D3163">
        <w:rPr>
          <w:rFonts w:ascii="Garamond" w:hAnsi="Garamond"/>
          <w:szCs w:val="24"/>
        </w:rPr>
        <w:t xml:space="preserve">Lessor and its authorized representatives shall have the right after twelve (12) hours notice to Lessee, to enter the during Lessee’s business hours and at all other reasonable times with such prior notice for the purpose of: </w:t>
      </w:r>
    </w:p>
    <w:p w14:paraId="3C316D2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35FB8A"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Determining whether the Premises is in good condition and whether Lessee is complying with its obligations under this Agreement; </w:t>
      </w:r>
    </w:p>
    <w:p w14:paraId="64FFACB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F9171D9"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49C9605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826AAF"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Posting “for rent” or “for lease” signs during the last three (3) months of the term of this Agreement or any renewal thereof. </w:t>
      </w:r>
    </w:p>
    <w:p w14:paraId="1F439D6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FB675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Section 14.01 –</w:t>
      </w:r>
      <w:r w:rsidRPr="000D3163">
        <w:rPr>
          <w:rFonts w:ascii="Garamond" w:hAnsi="Garamond"/>
          <w:b/>
          <w:szCs w:val="24"/>
          <w:u w:val="single" w:color="000000"/>
        </w:rPr>
        <w:t>Indemnity</w:t>
      </w:r>
      <w:r w:rsidRPr="000D3163">
        <w:rPr>
          <w:rFonts w:ascii="Garamond" w:hAnsi="Garamond"/>
          <w:b/>
          <w:szCs w:val="24"/>
        </w:rPr>
        <w:t>:</w:t>
      </w:r>
      <w:r w:rsidRPr="000D3163">
        <w:rPr>
          <w:rFonts w:ascii="Garamond" w:hAnsi="Garamond"/>
          <w:szCs w:val="24"/>
        </w:rPr>
        <w:t xml:space="preserve"> </w:t>
      </w:r>
    </w:p>
    <w:p w14:paraId="6AB8616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7D7C5E" w14:textId="77777777" w:rsidR="00DD7F57" w:rsidRPr="000D3163" w:rsidRDefault="00827483">
      <w:pPr>
        <w:ind w:left="-5" w:right="0"/>
        <w:rPr>
          <w:rFonts w:ascii="Garamond" w:hAnsi="Garamond"/>
          <w:szCs w:val="24"/>
        </w:rPr>
      </w:pPr>
      <w:r w:rsidRPr="000D3163">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w:t>
      </w:r>
      <w:r w:rsidRPr="000D3163">
        <w:rPr>
          <w:rFonts w:ascii="Garamond" w:hAnsi="Garamond"/>
          <w:szCs w:val="24"/>
        </w:rPr>
        <w:lastRenderedPageBreak/>
        <w:t xml:space="preserve">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6F18F4B8"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99FD891" w14:textId="77777777" w:rsidR="000F7F11" w:rsidRDefault="000F7F11">
      <w:pPr>
        <w:spacing w:after="0" w:line="259" w:lineRule="auto"/>
        <w:ind w:left="0" w:right="0" w:firstLine="0"/>
        <w:jc w:val="left"/>
        <w:rPr>
          <w:rFonts w:ascii="Garamond" w:hAnsi="Garamond"/>
          <w:szCs w:val="24"/>
        </w:rPr>
      </w:pPr>
    </w:p>
    <w:p w14:paraId="4A770822" w14:textId="77777777" w:rsidR="000F7F11" w:rsidRDefault="000F7F11">
      <w:pPr>
        <w:spacing w:after="0" w:line="259" w:lineRule="auto"/>
        <w:ind w:left="0" w:right="0" w:firstLine="0"/>
        <w:jc w:val="left"/>
        <w:rPr>
          <w:rFonts w:ascii="Garamond" w:hAnsi="Garamond"/>
          <w:szCs w:val="24"/>
        </w:rPr>
      </w:pPr>
    </w:p>
    <w:p w14:paraId="6DE4B8D0" w14:textId="77777777" w:rsidR="000F7F11" w:rsidRPr="000D3163" w:rsidRDefault="000F7F11">
      <w:pPr>
        <w:spacing w:after="0" w:line="259" w:lineRule="auto"/>
        <w:ind w:left="0" w:right="0" w:firstLine="0"/>
        <w:jc w:val="left"/>
        <w:rPr>
          <w:rFonts w:ascii="Garamond" w:hAnsi="Garamond"/>
          <w:szCs w:val="24"/>
        </w:rPr>
      </w:pPr>
    </w:p>
    <w:p w14:paraId="2B71172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14.02 - </w:t>
      </w:r>
      <w:r w:rsidRPr="000D3163">
        <w:rPr>
          <w:rFonts w:ascii="Garamond" w:hAnsi="Garamond"/>
          <w:b/>
          <w:szCs w:val="24"/>
          <w:u w:val="single" w:color="000000"/>
        </w:rPr>
        <w:t>Hazardous Substances</w:t>
      </w:r>
      <w:r w:rsidRPr="000D3163">
        <w:rPr>
          <w:rFonts w:ascii="Garamond" w:hAnsi="Garamond"/>
          <w:b/>
          <w:szCs w:val="24"/>
        </w:rPr>
        <w:t>:</w:t>
      </w:r>
      <w:r w:rsidRPr="000D3163">
        <w:rPr>
          <w:rFonts w:ascii="Garamond" w:hAnsi="Garamond"/>
          <w:szCs w:val="24"/>
        </w:rPr>
        <w:t xml:space="preserve"> </w:t>
      </w:r>
    </w:p>
    <w:p w14:paraId="2C9110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274BBE" w14:textId="77777777" w:rsidR="00DD7F57" w:rsidRPr="000D3163" w:rsidRDefault="00827483">
      <w:pPr>
        <w:ind w:left="-5" w:right="0"/>
        <w:rPr>
          <w:rFonts w:ascii="Garamond" w:hAnsi="Garamond"/>
          <w:szCs w:val="24"/>
        </w:rPr>
      </w:pPr>
      <w:r w:rsidRPr="000D3163">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0291A25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80E0082" w14:textId="77777777" w:rsidR="00DD7F57" w:rsidRPr="000D3163" w:rsidRDefault="00827483">
      <w:pPr>
        <w:ind w:left="-5" w:right="0"/>
        <w:rPr>
          <w:rFonts w:ascii="Garamond" w:hAnsi="Garamond"/>
          <w:szCs w:val="24"/>
        </w:rPr>
      </w:pPr>
      <w:r w:rsidRPr="000D3163">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   </w:t>
      </w:r>
    </w:p>
    <w:p w14:paraId="3C363C5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B5C088" w14:textId="77777777" w:rsidR="00DD7F57" w:rsidRPr="000D3163" w:rsidRDefault="00827483">
      <w:pPr>
        <w:ind w:left="-5" w:right="0"/>
        <w:rPr>
          <w:rFonts w:ascii="Garamond" w:hAnsi="Garamond"/>
          <w:szCs w:val="24"/>
        </w:rPr>
      </w:pPr>
      <w:r w:rsidRPr="000D3163">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0D3163">
        <w:rPr>
          <w:rFonts w:ascii="Garamond" w:hAnsi="Garamond"/>
          <w:szCs w:val="24"/>
          <w:u w:val="single" w:color="000000"/>
        </w:rPr>
        <w:t>et seq</w:t>
      </w:r>
      <w:r w:rsidRPr="000D3163">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petroleum based derivatives. </w:t>
      </w:r>
    </w:p>
    <w:p w14:paraId="62A7DC9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C6C674" w14:textId="77777777" w:rsidR="00DD7F57" w:rsidRPr="000D3163" w:rsidRDefault="00827483">
      <w:pPr>
        <w:ind w:left="-5" w:right="0"/>
        <w:rPr>
          <w:rFonts w:ascii="Garamond" w:hAnsi="Garamond"/>
          <w:szCs w:val="24"/>
        </w:rPr>
      </w:pPr>
      <w:r w:rsidRPr="000D3163">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50B8270F" w14:textId="77777777" w:rsidR="00DD7F57" w:rsidRDefault="00827483">
      <w:pPr>
        <w:spacing w:after="0" w:line="259" w:lineRule="auto"/>
        <w:ind w:left="0" w:right="0" w:firstLine="0"/>
        <w:jc w:val="left"/>
        <w:rPr>
          <w:rFonts w:ascii="Garamond" w:hAnsi="Garamond"/>
          <w:b/>
          <w:szCs w:val="24"/>
        </w:rPr>
      </w:pPr>
      <w:r w:rsidRPr="000D3163">
        <w:rPr>
          <w:rFonts w:ascii="Garamond" w:hAnsi="Garamond"/>
          <w:b/>
          <w:szCs w:val="24"/>
        </w:rPr>
        <w:lastRenderedPageBreak/>
        <w:t xml:space="preserve"> </w:t>
      </w:r>
    </w:p>
    <w:p w14:paraId="60ACCED4" w14:textId="77777777" w:rsidR="00455AFC" w:rsidRDefault="00455AFC">
      <w:pPr>
        <w:spacing w:after="0" w:line="259" w:lineRule="auto"/>
        <w:ind w:left="0" w:right="0" w:firstLine="0"/>
        <w:jc w:val="left"/>
        <w:rPr>
          <w:rFonts w:ascii="Garamond" w:hAnsi="Garamond"/>
          <w:b/>
          <w:szCs w:val="24"/>
        </w:rPr>
      </w:pPr>
    </w:p>
    <w:p w14:paraId="4AEAC114" w14:textId="77777777" w:rsidR="00455AFC" w:rsidRDefault="00455AFC">
      <w:pPr>
        <w:spacing w:after="0" w:line="259" w:lineRule="auto"/>
        <w:ind w:left="0" w:right="0" w:firstLine="0"/>
        <w:jc w:val="left"/>
        <w:rPr>
          <w:rFonts w:ascii="Garamond" w:hAnsi="Garamond"/>
          <w:b/>
          <w:szCs w:val="24"/>
        </w:rPr>
      </w:pPr>
    </w:p>
    <w:p w14:paraId="6D8F07B1" w14:textId="77777777" w:rsidR="00455AFC" w:rsidRPr="000D3163" w:rsidRDefault="00455AFC">
      <w:pPr>
        <w:spacing w:after="0" w:line="259" w:lineRule="auto"/>
        <w:ind w:left="0" w:right="0" w:firstLine="0"/>
        <w:jc w:val="left"/>
        <w:rPr>
          <w:rFonts w:ascii="Garamond" w:hAnsi="Garamond"/>
          <w:szCs w:val="24"/>
        </w:rPr>
      </w:pPr>
    </w:p>
    <w:p w14:paraId="43BF38E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15.01 - </w:t>
      </w:r>
      <w:r w:rsidRPr="000D3163">
        <w:rPr>
          <w:rFonts w:ascii="Garamond" w:hAnsi="Garamond"/>
          <w:b/>
          <w:szCs w:val="24"/>
          <w:u w:val="single" w:color="000000"/>
        </w:rPr>
        <w:t>Insurance</w:t>
      </w:r>
      <w:r w:rsidRPr="000D3163">
        <w:rPr>
          <w:rFonts w:ascii="Garamond" w:hAnsi="Garamond"/>
          <w:b/>
          <w:szCs w:val="24"/>
        </w:rPr>
        <w:t>:</w:t>
      </w:r>
      <w:r w:rsidRPr="000D3163">
        <w:rPr>
          <w:rFonts w:ascii="Garamond" w:hAnsi="Garamond"/>
          <w:szCs w:val="24"/>
        </w:rPr>
        <w:t xml:space="preserve"> </w:t>
      </w:r>
    </w:p>
    <w:p w14:paraId="19F6B03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D2ED99" w14:textId="77777777" w:rsidR="00DD7F57" w:rsidRPr="000D3163" w:rsidRDefault="00827483">
      <w:pPr>
        <w:ind w:left="-5" w:right="0"/>
        <w:rPr>
          <w:rFonts w:ascii="Garamond" w:hAnsi="Garamond"/>
          <w:szCs w:val="24"/>
        </w:rPr>
      </w:pPr>
      <w:r w:rsidRPr="000D3163">
        <w:rPr>
          <w:rFonts w:ascii="Garamond" w:hAnsi="Garamond"/>
          <w:szCs w:val="24"/>
        </w:rPr>
        <w:t xml:space="preserve">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   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non renewal of such policy or coverage of the Lessee. </w:t>
      </w:r>
    </w:p>
    <w:p w14:paraId="61F1C23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B4F507" w14:textId="77777777" w:rsidR="00DD7F57" w:rsidRPr="000D3163" w:rsidRDefault="00827483">
      <w:pPr>
        <w:ind w:left="-5" w:right="0"/>
        <w:rPr>
          <w:rFonts w:ascii="Garamond" w:hAnsi="Garamond"/>
          <w:szCs w:val="24"/>
        </w:rPr>
      </w:pPr>
      <w:r w:rsidRPr="000D3163">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328CBB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F1CBBF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16.01 - </w:t>
      </w:r>
      <w:r w:rsidRPr="000D3163">
        <w:rPr>
          <w:rFonts w:ascii="Garamond" w:hAnsi="Garamond"/>
          <w:b/>
          <w:szCs w:val="24"/>
          <w:u w:val="single" w:color="000000"/>
        </w:rPr>
        <w:t>Waiver of Subrogation</w:t>
      </w:r>
      <w:r w:rsidRPr="000D3163">
        <w:rPr>
          <w:rFonts w:ascii="Garamond" w:hAnsi="Garamond"/>
          <w:b/>
          <w:szCs w:val="24"/>
        </w:rPr>
        <w:t>:</w:t>
      </w:r>
      <w:r w:rsidRPr="000D3163">
        <w:rPr>
          <w:rFonts w:ascii="Garamond" w:hAnsi="Garamond"/>
          <w:szCs w:val="24"/>
        </w:rPr>
        <w:t xml:space="preserve"> </w:t>
      </w:r>
    </w:p>
    <w:p w14:paraId="5C64F12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84B5B2" w14:textId="77777777" w:rsidR="00DD7F57" w:rsidRPr="000D3163" w:rsidRDefault="00827483">
      <w:pPr>
        <w:ind w:left="-5" w:right="0"/>
        <w:rPr>
          <w:rFonts w:ascii="Garamond" w:hAnsi="Garamond"/>
          <w:szCs w:val="24"/>
        </w:rPr>
      </w:pPr>
      <w:r w:rsidRPr="000D3163">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93B34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5BB24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17.01 - </w:t>
      </w:r>
      <w:r w:rsidRPr="000D3163">
        <w:rPr>
          <w:rFonts w:ascii="Garamond" w:hAnsi="Garamond"/>
          <w:b/>
          <w:szCs w:val="24"/>
          <w:u w:val="single" w:color="000000"/>
        </w:rPr>
        <w:t>Damage or Destruction</w:t>
      </w:r>
      <w:r w:rsidRPr="000D3163">
        <w:rPr>
          <w:rFonts w:ascii="Garamond" w:hAnsi="Garamond"/>
          <w:b/>
          <w:szCs w:val="24"/>
        </w:rPr>
        <w:t>:</w:t>
      </w:r>
      <w:r w:rsidRPr="000D3163">
        <w:rPr>
          <w:rFonts w:ascii="Garamond" w:hAnsi="Garamond"/>
          <w:szCs w:val="24"/>
        </w:rPr>
        <w:t xml:space="preserve"> </w:t>
      </w:r>
    </w:p>
    <w:p w14:paraId="5BD247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D1A25D2"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5F29B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5DC419"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2B38ECC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1DFF471" w14:textId="77777777" w:rsidR="00DD7F57" w:rsidRPr="000D3163" w:rsidRDefault="00827483">
      <w:pPr>
        <w:ind w:left="-5" w:right="0"/>
        <w:rPr>
          <w:rFonts w:ascii="Garamond" w:hAnsi="Garamond"/>
          <w:szCs w:val="24"/>
        </w:rPr>
      </w:pPr>
      <w:r w:rsidRPr="000D3163">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180 day period. </w:t>
      </w:r>
    </w:p>
    <w:p w14:paraId="47B179B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E96C262"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18.01 – </w:t>
      </w:r>
      <w:r w:rsidRPr="000D3163">
        <w:rPr>
          <w:rFonts w:ascii="Garamond" w:hAnsi="Garamond"/>
          <w:b/>
          <w:szCs w:val="24"/>
          <w:u w:val="single" w:color="000000"/>
        </w:rPr>
        <w:t>Lessee’s Default</w:t>
      </w:r>
      <w:r w:rsidRPr="000D3163">
        <w:rPr>
          <w:rFonts w:ascii="Garamond" w:hAnsi="Garamond"/>
          <w:b/>
          <w:szCs w:val="24"/>
        </w:rPr>
        <w:t>:</w:t>
      </w:r>
      <w:r w:rsidRPr="000D3163">
        <w:rPr>
          <w:rFonts w:ascii="Garamond" w:hAnsi="Garamond"/>
          <w:szCs w:val="24"/>
        </w:rPr>
        <w:t xml:space="preserve"> </w:t>
      </w:r>
    </w:p>
    <w:p w14:paraId="78AC1B3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D9C0EB9" w14:textId="77777777" w:rsidR="00DD7F57" w:rsidRPr="000D3163" w:rsidRDefault="00827483">
      <w:pPr>
        <w:ind w:left="-5" w:right="0"/>
        <w:rPr>
          <w:rFonts w:ascii="Garamond" w:hAnsi="Garamond"/>
          <w:szCs w:val="24"/>
        </w:rPr>
      </w:pPr>
      <w:r w:rsidRPr="000D3163">
        <w:rPr>
          <w:rFonts w:ascii="Garamond" w:hAnsi="Garamond"/>
          <w:szCs w:val="24"/>
        </w:rPr>
        <w:t xml:space="preserve">The following events shall be deemed to be events of default by Lessee under this Agreement: </w:t>
      </w:r>
    </w:p>
    <w:p w14:paraId="66EDCD0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DEC508"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3C398EA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23B40F"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fail to pay the rental due hereunder or any other amount payable to Lessor hereunder; or </w:t>
      </w:r>
    </w:p>
    <w:p w14:paraId="7FBF46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0C8F93"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44ECD78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4D159A81" w14:textId="72159F7E" w:rsidR="00DD7F57" w:rsidRPr="000D3163" w:rsidRDefault="00827483">
      <w:pPr>
        <w:ind w:left="705" w:right="0" w:hanging="720"/>
        <w:rPr>
          <w:rFonts w:ascii="Garamond" w:hAnsi="Garamond"/>
          <w:szCs w:val="24"/>
        </w:rPr>
      </w:pPr>
      <w:del w:id="153" w:author="Alex Arceneaux" w:date="2023-06-19T16:34:00Z">
        <w:r w:rsidRPr="000D3163" w:rsidDel="00BC11FD">
          <w:rPr>
            <w:rFonts w:ascii="Garamond" w:hAnsi="Garamond"/>
            <w:szCs w:val="24"/>
          </w:rPr>
          <w:delText>d</w:delText>
        </w:r>
      </w:del>
      <w:ins w:id="154" w:author="Alex Arceneaux" w:date="2023-06-19T16:34:00Z">
        <w:r w:rsidR="00BC11FD">
          <w:rPr>
            <w:rFonts w:ascii="Garamond" w:hAnsi="Garamond"/>
            <w:szCs w:val="24"/>
          </w:rPr>
          <w:t>D</w:t>
        </w:r>
      </w:ins>
      <w:r w:rsidRPr="000D3163">
        <w:rPr>
          <w:rFonts w:ascii="Garamond" w:hAnsi="Garamond"/>
          <w:szCs w:val="24"/>
        </w:rPr>
        <w:t xml:space="preserve">. </w:t>
      </w:r>
      <w:ins w:id="155" w:author="Alex Arceneaux" w:date="2023-06-19T16:34:00Z">
        <w:r w:rsidR="00BC11FD">
          <w:rPr>
            <w:rFonts w:ascii="Garamond" w:hAnsi="Garamond"/>
            <w:szCs w:val="24"/>
          </w:rPr>
          <w:tab/>
        </w:r>
      </w:ins>
      <w:r w:rsidRPr="000D3163">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50D52AB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CD599BC" w14:textId="77777777" w:rsidR="00DD7F57" w:rsidRPr="000D3163" w:rsidRDefault="00827483">
      <w:pPr>
        <w:ind w:left="-5" w:right="0"/>
        <w:rPr>
          <w:rFonts w:ascii="Garamond" w:hAnsi="Garamond"/>
          <w:szCs w:val="24"/>
        </w:rPr>
      </w:pPr>
      <w:r w:rsidRPr="000D3163">
        <w:rPr>
          <w:rFonts w:ascii="Garamond" w:hAnsi="Garamond"/>
          <w:szCs w:val="24"/>
        </w:rPr>
        <w:t xml:space="preserve">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and Lessee’s property therefrom.  Time is of the essence with respect to all matters described in this Section 18.01. </w:t>
      </w:r>
    </w:p>
    <w:p w14:paraId="49778B8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317A4A"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19.01 – </w:t>
      </w:r>
      <w:r w:rsidRPr="000D3163">
        <w:rPr>
          <w:rFonts w:ascii="Garamond" w:hAnsi="Garamond"/>
          <w:b/>
          <w:szCs w:val="24"/>
          <w:u w:val="single" w:color="000000"/>
        </w:rPr>
        <w:t>Lessor’s Default</w:t>
      </w:r>
      <w:r w:rsidRPr="000D3163">
        <w:rPr>
          <w:rFonts w:ascii="Garamond" w:hAnsi="Garamond"/>
          <w:b/>
          <w:szCs w:val="24"/>
        </w:rPr>
        <w:t>:</w:t>
      </w:r>
      <w:r w:rsidRPr="000D3163">
        <w:rPr>
          <w:rFonts w:ascii="Garamond" w:hAnsi="Garamond"/>
          <w:szCs w:val="24"/>
        </w:rPr>
        <w:t xml:space="preserve"> </w:t>
      </w:r>
    </w:p>
    <w:p w14:paraId="272D291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8E711D" w14:textId="77777777" w:rsidR="00DD7F57" w:rsidRPr="000D3163" w:rsidRDefault="00827483">
      <w:pPr>
        <w:ind w:left="-5" w:right="0"/>
        <w:rPr>
          <w:rFonts w:ascii="Garamond" w:hAnsi="Garamond"/>
          <w:szCs w:val="24"/>
        </w:rPr>
      </w:pPr>
      <w:r w:rsidRPr="000D3163">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15960E86" w14:textId="70CF5782"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CE516D7" w14:textId="77777777" w:rsidR="001042C0" w:rsidRPr="000D3163" w:rsidRDefault="001042C0">
      <w:pPr>
        <w:spacing w:after="0" w:line="259" w:lineRule="auto"/>
        <w:ind w:left="0" w:right="0" w:firstLine="0"/>
        <w:jc w:val="left"/>
        <w:rPr>
          <w:rFonts w:ascii="Garamond" w:hAnsi="Garamond"/>
          <w:szCs w:val="24"/>
        </w:rPr>
      </w:pPr>
    </w:p>
    <w:p w14:paraId="38B7EBDE"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20.01 - </w:t>
      </w:r>
      <w:r w:rsidRPr="000D3163">
        <w:rPr>
          <w:rFonts w:ascii="Garamond" w:hAnsi="Garamond"/>
          <w:b/>
          <w:szCs w:val="24"/>
          <w:u w:val="single" w:color="000000"/>
        </w:rPr>
        <w:t>Surrender of Premises</w:t>
      </w:r>
      <w:r w:rsidRPr="000D3163">
        <w:rPr>
          <w:rFonts w:ascii="Garamond" w:hAnsi="Garamond"/>
          <w:b/>
          <w:szCs w:val="24"/>
        </w:rPr>
        <w:t>:</w:t>
      </w:r>
      <w:r w:rsidRPr="000D3163">
        <w:rPr>
          <w:rFonts w:ascii="Garamond" w:hAnsi="Garamond"/>
          <w:szCs w:val="24"/>
        </w:rPr>
        <w:t xml:space="preserve"> </w:t>
      </w:r>
    </w:p>
    <w:p w14:paraId="02E07E8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9633445" w14:textId="77777777" w:rsidR="00DD7F57" w:rsidRPr="000D3163" w:rsidRDefault="00827483">
      <w:pPr>
        <w:ind w:left="-5" w:right="0"/>
        <w:rPr>
          <w:rFonts w:ascii="Garamond" w:hAnsi="Garamond"/>
          <w:szCs w:val="24"/>
        </w:rPr>
      </w:pPr>
      <w:r w:rsidRPr="000D3163">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4.01 hereof for each month or part thereof that the Lessee retains possession of the Premises after the termination date of this Agreement. </w:t>
      </w:r>
    </w:p>
    <w:p w14:paraId="6DD9277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CCD0E2"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21.01 - </w:t>
      </w:r>
      <w:r w:rsidRPr="000D3163">
        <w:rPr>
          <w:rFonts w:ascii="Garamond" w:hAnsi="Garamond"/>
          <w:b/>
          <w:szCs w:val="24"/>
          <w:u w:val="single" w:color="000000"/>
        </w:rPr>
        <w:t>Notice</w:t>
      </w:r>
      <w:r w:rsidRPr="000D3163">
        <w:rPr>
          <w:rFonts w:ascii="Garamond" w:hAnsi="Garamond"/>
          <w:b/>
          <w:szCs w:val="24"/>
        </w:rPr>
        <w:t>:</w:t>
      </w:r>
      <w:r w:rsidRPr="000D3163">
        <w:rPr>
          <w:rFonts w:ascii="Garamond" w:hAnsi="Garamond"/>
          <w:szCs w:val="24"/>
        </w:rPr>
        <w:t xml:space="preserve"> </w:t>
      </w:r>
    </w:p>
    <w:p w14:paraId="52764C4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F5972B9"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4592F3C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9E1712" w14:textId="64B28066" w:rsidR="00DD7F57" w:rsidRPr="000D3163" w:rsidRDefault="00827483" w:rsidP="006C0D17">
      <w:pPr>
        <w:tabs>
          <w:tab w:val="center" w:pos="3510"/>
        </w:tabs>
        <w:ind w:left="-15" w:right="0" w:firstLine="0"/>
        <w:jc w:val="left"/>
        <w:rPr>
          <w:rFonts w:ascii="Garamond" w:hAnsi="Garamond"/>
          <w:szCs w:val="24"/>
        </w:rPr>
      </w:pPr>
      <w:r w:rsidRPr="000D3163">
        <w:rPr>
          <w:rFonts w:ascii="Garamond" w:hAnsi="Garamond"/>
          <w:szCs w:val="24"/>
        </w:rPr>
        <w:t xml:space="preserve">LESSOR: </w:t>
      </w:r>
      <w:r w:rsidRPr="000D3163">
        <w:rPr>
          <w:rFonts w:ascii="Garamond" w:hAnsi="Garamond"/>
          <w:szCs w:val="24"/>
        </w:rPr>
        <w:tab/>
      </w:r>
      <w:r w:rsidRPr="00455AFC">
        <w:rPr>
          <w:rFonts w:ascii="Garamond" w:hAnsi="Garamond"/>
          <w:b/>
          <w:bCs/>
          <w:szCs w:val="24"/>
        </w:rPr>
        <w:t xml:space="preserve">BELLE REALTY OF LAFAYETTE, </w:t>
      </w:r>
      <w:r w:rsidR="00A93C96" w:rsidRPr="00455AFC">
        <w:rPr>
          <w:rFonts w:ascii="Garamond" w:hAnsi="Garamond"/>
          <w:b/>
          <w:bCs/>
          <w:szCs w:val="24"/>
        </w:rPr>
        <w:t>LLC</w:t>
      </w:r>
      <w:r w:rsidRPr="000D3163">
        <w:rPr>
          <w:rFonts w:ascii="Garamond" w:hAnsi="Garamond"/>
          <w:szCs w:val="24"/>
        </w:rPr>
        <w:t xml:space="preserve"> </w:t>
      </w:r>
    </w:p>
    <w:p w14:paraId="18E7CCDB" w14:textId="77777777" w:rsidR="00DD7F57" w:rsidRPr="000D3163" w:rsidRDefault="00827483">
      <w:pPr>
        <w:tabs>
          <w:tab w:val="center" w:pos="720"/>
          <w:tab w:val="center" w:pos="2578"/>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101 Arnould Boulevard </w:t>
      </w:r>
    </w:p>
    <w:p w14:paraId="0FAAB3B2" w14:textId="77777777" w:rsidR="00DD7F57" w:rsidRPr="000D3163" w:rsidRDefault="00827483">
      <w:pPr>
        <w:tabs>
          <w:tab w:val="center" w:pos="720"/>
          <w:tab w:val="center" w:pos="2745"/>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Lafayette, Louisiana 70506 </w:t>
      </w:r>
    </w:p>
    <w:p w14:paraId="076DF2F6" w14:textId="7C8F3AAE" w:rsidR="00DD7F57" w:rsidRPr="000D3163" w:rsidRDefault="00827483" w:rsidP="000D3163">
      <w:pPr>
        <w:ind w:left="-5" w:right="6761"/>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200E79B9" w14:textId="6D279549" w:rsidR="00DD7F57" w:rsidRPr="000D3163" w:rsidRDefault="00827483" w:rsidP="000F7F11">
      <w:pPr>
        <w:tabs>
          <w:tab w:val="left" w:pos="990"/>
        </w:tabs>
        <w:ind w:left="-15" w:right="0" w:firstLine="0"/>
        <w:jc w:val="left"/>
        <w:rPr>
          <w:rFonts w:ascii="Garamond" w:hAnsi="Garamond"/>
          <w:szCs w:val="24"/>
        </w:rPr>
      </w:pPr>
      <w:r w:rsidRPr="000D3163">
        <w:rPr>
          <w:rFonts w:ascii="Garamond" w:hAnsi="Garamond"/>
          <w:szCs w:val="24"/>
        </w:rPr>
        <w:t xml:space="preserve">LESSEE: </w:t>
      </w:r>
      <w:r w:rsidR="008F33C7" w:rsidRPr="000D3163">
        <w:rPr>
          <w:rFonts w:ascii="Garamond" w:hAnsi="Garamond"/>
          <w:szCs w:val="24"/>
        </w:rPr>
        <w:tab/>
      </w:r>
      <w:r w:rsidR="000F7F11">
        <w:rPr>
          <w:rFonts w:ascii="Garamond" w:hAnsi="Garamond"/>
          <w:szCs w:val="24"/>
        </w:rPr>
        <w:tab/>
      </w:r>
      <w:del w:id="156" w:author="Adam Abdalla" w:date="2023-06-21T22:13:00Z">
        <w:r w:rsidR="00721022" w:rsidRPr="00455AFC" w:rsidDel="00B6586C">
          <w:rPr>
            <w:rFonts w:ascii="Garamond" w:hAnsi="Garamond"/>
            <w:b/>
            <w:bCs/>
            <w:szCs w:val="24"/>
          </w:rPr>
          <w:delText>ALLIANCE SAFETY COUNCIL</w:delText>
        </w:r>
      </w:del>
      <w:ins w:id="157" w:author="Adam Abdalla" w:date="2023-06-21T22:13:00Z">
        <w:r w:rsidR="00B6586C">
          <w:rPr>
            <w:rFonts w:ascii="Garamond" w:hAnsi="Garamond"/>
            <w:b/>
            <w:bCs/>
            <w:szCs w:val="24"/>
          </w:rPr>
          <w:t>__________________________</w:t>
        </w:r>
      </w:ins>
    </w:p>
    <w:p w14:paraId="09FD0870" w14:textId="24F20B2D" w:rsidR="000F7F11" w:rsidRDefault="00827483" w:rsidP="000F7F11">
      <w:pPr>
        <w:tabs>
          <w:tab w:val="center" w:pos="720"/>
          <w:tab w:val="left" w:pos="1440"/>
          <w:tab w:val="center" w:pos="216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000F7F11">
        <w:rPr>
          <w:rFonts w:ascii="Garamond" w:hAnsi="Garamond"/>
          <w:szCs w:val="24"/>
        </w:rPr>
        <w:tab/>
      </w:r>
      <w:r w:rsidR="008F33C7" w:rsidRPr="000D3163">
        <w:rPr>
          <w:rFonts w:ascii="Garamond" w:hAnsi="Garamond"/>
          <w:szCs w:val="24"/>
        </w:rPr>
        <w:tab/>
      </w:r>
      <w:r w:rsidR="007F2B13">
        <w:rPr>
          <w:rFonts w:ascii="Garamond" w:hAnsi="Garamond"/>
          <w:szCs w:val="24"/>
        </w:rPr>
        <w:t>_</w:t>
      </w:r>
      <w:ins w:id="158" w:author="Alex Arceneaux" w:date="2023-06-19T16:35:00Z">
        <w:r w:rsidR="00BC11FD" w:rsidRPr="00BC11FD">
          <w:rPr>
            <w:rFonts w:ascii="Garamond" w:hAnsi="Garamond"/>
            <w:szCs w:val="24"/>
            <w:u w:val="single"/>
            <w:rPrChange w:id="159" w:author="Alex Arceneaux" w:date="2023-06-19T16:35:00Z">
              <w:rPr>
                <w:rFonts w:ascii="Garamond" w:hAnsi="Garamond"/>
                <w:szCs w:val="24"/>
              </w:rPr>
            </w:rPrChange>
          </w:rPr>
          <w:t>10099 N. Reiger Rd</w:t>
        </w:r>
        <w:r w:rsidR="00BC11FD">
          <w:rPr>
            <w:rFonts w:ascii="Garamond" w:hAnsi="Garamond"/>
            <w:szCs w:val="24"/>
          </w:rPr>
          <w:t>.</w:t>
        </w:r>
      </w:ins>
      <w:r w:rsidR="007F2B13">
        <w:rPr>
          <w:rFonts w:ascii="Garamond" w:hAnsi="Garamond"/>
          <w:szCs w:val="24"/>
        </w:rPr>
        <w:t>________________</w:t>
      </w:r>
    </w:p>
    <w:p w14:paraId="33AF3490" w14:textId="488F691C" w:rsidR="000F7F11" w:rsidRDefault="000F7F11" w:rsidP="000F7F11">
      <w:pPr>
        <w:tabs>
          <w:tab w:val="center" w:pos="720"/>
          <w:tab w:val="left" w:pos="1440"/>
          <w:tab w:val="center" w:pos="2160"/>
        </w:tabs>
        <w:ind w:left="-15" w:right="0" w:firstLine="0"/>
        <w:jc w:val="left"/>
        <w:rPr>
          <w:rFonts w:ascii="Garamond" w:hAnsi="Garamond"/>
          <w:szCs w:val="24"/>
        </w:rPr>
      </w:pPr>
      <w:r>
        <w:rPr>
          <w:rFonts w:ascii="Garamond" w:hAnsi="Garamond"/>
          <w:szCs w:val="24"/>
        </w:rPr>
        <w:tab/>
      </w:r>
      <w:r>
        <w:rPr>
          <w:rFonts w:ascii="Garamond" w:hAnsi="Garamond"/>
          <w:szCs w:val="24"/>
        </w:rPr>
        <w:tab/>
      </w:r>
      <w:r w:rsidR="007F2B13">
        <w:rPr>
          <w:rFonts w:ascii="Garamond" w:hAnsi="Garamond"/>
          <w:szCs w:val="24"/>
        </w:rPr>
        <w:t>_</w:t>
      </w:r>
      <w:ins w:id="160" w:author="Alex Arceneaux" w:date="2023-06-19T16:35:00Z">
        <w:r w:rsidR="00BC11FD" w:rsidRPr="00BC11FD">
          <w:rPr>
            <w:rFonts w:ascii="Garamond" w:hAnsi="Garamond"/>
            <w:szCs w:val="24"/>
            <w:u w:val="single"/>
            <w:rPrChange w:id="161" w:author="Alex Arceneaux" w:date="2023-06-19T16:35:00Z">
              <w:rPr>
                <w:rFonts w:ascii="Garamond" w:hAnsi="Garamond"/>
                <w:szCs w:val="24"/>
              </w:rPr>
            </w:rPrChange>
          </w:rPr>
          <w:t>Baton Rouge, LA 70809</w:t>
        </w:r>
      </w:ins>
      <w:del w:id="162" w:author="Alex Arceneaux" w:date="2023-06-19T16:35:00Z">
        <w:r w:rsidR="007F2B13" w:rsidDel="00BC11FD">
          <w:rPr>
            <w:rFonts w:ascii="Garamond" w:hAnsi="Garamond"/>
            <w:szCs w:val="24"/>
          </w:rPr>
          <w:delText>______</w:delText>
        </w:r>
      </w:del>
      <w:r w:rsidR="007F2B13">
        <w:rPr>
          <w:rFonts w:ascii="Garamond" w:hAnsi="Garamond"/>
          <w:szCs w:val="24"/>
        </w:rPr>
        <w:t>___________</w:t>
      </w:r>
    </w:p>
    <w:p w14:paraId="74FDAEC6" w14:textId="6C55D3E7" w:rsidR="00DD7F57" w:rsidRPr="000D3163" w:rsidRDefault="00827483" w:rsidP="000F7F11">
      <w:pPr>
        <w:tabs>
          <w:tab w:val="center" w:pos="720"/>
          <w:tab w:val="left" w:pos="1440"/>
          <w:tab w:val="center" w:pos="216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p>
    <w:p w14:paraId="4326E282" w14:textId="77777777" w:rsidR="00DD7F57" w:rsidRPr="000D3163" w:rsidRDefault="00827483">
      <w:pPr>
        <w:ind w:left="-5" w:right="0"/>
        <w:rPr>
          <w:rFonts w:ascii="Garamond" w:hAnsi="Garamond"/>
          <w:szCs w:val="24"/>
        </w:rPr>
      </w:pPr>
      <w:r w:rsidRPr="000D3163">
        <w:rPr>
          <w:rFonts w:ascii="Garamond" w:hAnsi="Garamond"/>
          <w:szCs w:val="24"/>
        </w:rPr>
        <w:t xml:space="preserve">Either party may notify the other in writing of any different address for notice purposes. </w:t>
      </w:r>
    </w:p>
    <w:p w14:paraId="45CC636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0D4506" w14:textId="77777777" w:rsidR="00DD7F57" w:rsidRPr="000D3163" w:rsidRDefault="00827483">
      <w:pPr>
        <w:ind w:left="-5" w:right="0"/>
        <w:rPr>
          <w:rFonts w:ascii="Garamond" w:hAnsi="Garamond"/>
          <w:szCs w:val="24"/>
        </w:rPr>
      </w:pPr>
      <w:r w:rsidRPr="000D3163">
        <w:rPr>
          <w:rFonts w:ascii="Garamond" w:hAnsi="Garamond"/>
          <w:szCs w:val="24"/>
        </w:rPr>
        <w:t xml:space="preserve">All such notices shall be deemed given on the date of receipt at the applicable address as evidenced by the return receipt and/or delivery confirmation. </w:t>
      </w:r>
    </w:p>
    <w:p w14:paraId="111DC748" w14:textId="2BAA1C16"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0433B6" w14:textId="77777777" w:rsidR="001042C0" w:rsidRPr="000D3163" w:rsidRDefault="001042C0">
      <w:pPr>
        <w:spacing w:after="0" w:line="259" w:lineRule="auto"/>
        <w:ind w:left="0" w:right="0" w:firstLine="0"/>
        <w:jc w:val="left"/>
        <w:rPr>
          <w:rFonts w:ascii="Garamond" w:hAnsi="Garamond"/>
          <w:szCs w:val="24"/>
        </w:rPr>
      </w:pPr>
    </w:p>
    <w:p w14:paraId="3E72CF4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22.01 </w:t>
      </w:r>
      <w:r w:rsidRPr="000D3163">
        <w:rPr>
          <w:rFonts w:ascii="Garamond" w:hAnsi="Garamond"/>
          <w:szCs w:val="24"/>
        </w:rPr>
        <w:t xml:space="preserve">- </w:t>
      </w:r>
      <w:r w:rsidRPr="000D3163">
        <w:rPr>
          <w:rFonts w:ascii="Garamond" w:hAnsi="Garamond"/>
          <w:b/>
          <w:szCs w:val="24"/>
          <w:u w:val="single" w:color="000000"/>
        </w:rPr>
        <w:t>Common Area, Non-Exclusive Cross Use Easement and Parking:</w:t>
      </w:r>
      <w:r w:rsidRPr="000D3163">
        <w:rPr>
          <w:rFonts w:ascii="Garamond" w:hAnsi="Garamond"/>
          <w:szCs w:val="24"/>
        </w:rPr>
        <w:t xml:space="preserve"> </w:t>
      </w:r>
    </w:p>
    <w:p w14:paraId="5587950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C7E56" w14:textId="77777777" w:rsidR="00DD7F57" w:rsidRPr="000D3163" w:rsidRDefault="00827483">
      <w:pPr>
        <w:ind w:left="-5" w:right="0"/>
        <w:rPr>
          <w:rFonts w:ascii="Garamond" w:hAnsi="Garamond"/>
          <w:szCs w:val="24"/>
        </w:rPr>
      </w:pPr>
      <w:r w:rsidRPr="000D3163">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563798C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DEE28CC" w14:textId="77777777" w:rsidR="00DD7F57" w:rsidRPr="000D3163" w:rsidRDefault="00827483">
      <w:pPr>
        <w:ind w:left="-5" w:right="0"/>
        <w:rPr>
          <w:rFonts w:ascii="Garamond" w:hAnsi="Garamond"/>
          <w:szCs w:val="24"/>
        </w:rPr>
      </w:pPr>
      <w:r w:rsidRPr="000D3163">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parked at all times, during business and non-business hours in the rear of the lessee’s leased premises. </w:t>
      </w:r>
    </w:p>
    <w:p w14:paraId="249FE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66D0DD0"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23.01 - </w:t>
      </w:r>
      <w:r w:rsidRPr="000D3163">
        <w:rPr>
          <w:rFonts w:ascii="Garamond" w:hAnsi="Garamond"/>
          <w:b/>
          <w:szCs w:val="24"/>
          <w:u w:val="single" w:color="000000"/>
        </w:rPr>
        <w:t>Interpretation</w:t>
      </w:r>
      <w:r w:rsidRPr="000D3163">
        <w:rPr>
          <w:rFonts w:ascii="Garamond" w:hAnsi="Garamond"/>
          <w:b/>
          <w:szCs w:val="24"/>
        </w:rPr>
        <w:t>:</w:t>
      </w:r>
      <w:r w:rsidRPr="000D3163">
        <w:rPr>
          <w:rFonts w:ascii="Garamond" w:hAnsi="Garamond"/>
          <w:szCs w:val="24"/>
        </w:rPr>
        <w:t xml:space="preserve"> </w:t>
      </w:r>
    </w:p>
    <w:p w14:paraId="40B7BED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218650" w14:textId="77777777" w:rsidR="00DD7F57" w:rsidRPr="000D3163" w:rsidRDefault="00827483">
      <w:pPr>
        <w:ind w:left="-5" w:right="0"/>
        <w:rPr>
          <w:rFonts w:ascii="Garamond" w:hAnsi="Garamond"/>
          <w:szCs w:val="24"/>
        </w:rPr>
      </w:pPr>
      <w:r w:rsidRPr="000D3163">
        <w:rPr>
          <w:rFonts w:ascii="Garamond" w:hAnsi="Garamond"/>
          <w:szCs w:val="24"/>
        </w:rPr>
        <w:t xml:space="preserve">This Agreement shall be construed and interpreted in accordance with the laws of the State of Louisiana.  </w:t>
      </w:r>
    </w:p>
    <w:p w14:paraId="752A921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7D334CD3" w14:textId="77777777" w:rsidR="00DD7F57" w:rsidDel="00B6586C" w:rsidRDefault="00827483">
      <w:pPr>
        <w:spacing w:after="0" w:line="259" w:lineRule="auto"/>
        <w:ind w:left="0" w:right="0" w:firstLine="0"/>
        <w:jc w:val="left"/>
        <w:rPr>
          <w:del w:id="163" w:author="Adam Abdalla" w:date="2023-06-21T22:13:00Z"/>
          <w:rFonts w:ascii="Garamond" w:hAnsi="Garamond"/>
          <w:szCs w:val="24"/>
        </w:rPr>
      </w:pPr>
      <w:r w:rsidRPr="000D3163">
        <w:rPr>
          <w:rFonts w:ascii="Garamond" w:hAnsi="Garamond"/>
          <w:szCs w:val="24"/>
        </w:rPr>
        <w:t xml:space="preserve"> </w:t>
      </w:r>
    </w:p>
    <w:p w14:paraId="2A45114D" w14:textId="77777777" w:rsidR="00455AFC" w:rsidDel="00B6586C" w:rsidRDefault="00455AFC">
      <w:pPr>
        <w:spacing w:after="0" w:line="259" w:lineRule="auto"/>
        <w:ind w:left="0" w:right="0" w:firstLine="0"/>
        <w:jc w:val="left"/>
        <w:rPr>
          <w:del w:id="164" w:author="Adam Abdalla" w:date="2023-06-21T22:13:00Z"/>
          <w:rFonts w:ascii="Garamond" w:hAnsi="Garamond"/>
          <w:szCs w:val="24"/>
        </w:rPr>
      </w:pPr>
    </w:p>
    <w:p w14:paraId="6E397077" w14:textId="77777777" w:rsidR="00455AFC" w:rsidDel="00B6586C" w:rsidRDefault="00455AFC">
      <w:pPr>
        <w:spacing w:after="0" w:line="259" w:lineRule="auto"/>
        <w:ind w:left="0" w:right="0" w:firstLine="0"/>
        <w:jc w:val="left"/>
        <w:rPr>
          <w:del w:id="165" w:author="Adam Abdalla" w:date="2023-06-21T22:13:00Z"/>
          <w:rFonts w:ascii="Garamond" w:hAnsi="Garamond"/>
          <w:szCs w:val="24"/>
        </w:rPr>
      </w:pPr>
    </w:p>
    <w:p w14:paraId="09D7BA99" w14:textId="77777777" w:rsidR="00455AFC" w:rsidRPr="000D3163" w:rsidRDefault="00455AFC">
      <w:pPr>
        <w:spacing w:after="0" w:line="259" w:lineRule="auto"/>
        <w:ind w:left="0" w:right="0" w:firstLine="0"/>
        <w:jc w:val="left"/>
        <w:rPr>
          <w:rFonts w:ascii="Garamond" w:hAnsi="Garamond"/>
          <w:szCs w:val="24"/>
        </w:rPr>
      </w:pPr>
    </w:p>
    <w:p w14:paraId="34173E2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24.01 - </w:t>
      </w:r>
      <w:r w:rsidRPr="000D3163">
        <w:rPr>
          <w:rFonts w:ascii="Garamond" w:hAnsi="Garamond"/>
          <w:b/>
          <w:szCs w:val="24"/>
          <w:u w:val="single" w:color="000000"/>
        </w:rPr>
        <w:t>Waiver</w:t>
      </w:r>
      <w:r w:rsidRPr="000D3163">
        <w:rPr>
          <w:rFonts w:ascii="Garamond" w:hAnsi="Garamond"/>
          <w:b/>
          <w:szCs w:val="24"/>
        </w:rPr>
        <w:t>:</w:t>
      </w:r>
      <w:r w:rsidRPr="000D3163">
        <w:rPr>
          <w:rFonts w:ascii="Garamond" w:hAnsi="Garamond"/>
          <w:szCs w:val="24"/>
        </w:rPr>
        <w:t xml:space="preserve"> </w:t>
      </w:r>
    </w:p>
    <w:p w14:paraId="7AB82F9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4D6CE1" w14:textId="77777777" w:rsidR="006C0D17" w:rsidRDefault="00827483">
      <w:pPr>
        <w:ind w:left="-5" w:right="0"/>
        <w:rPr>
          <w:rFonts w:ascii="Garamond" w:hAnsi="Garamond"/>
          <w:szCs w:val="24"/>
        </w:rPr>
      </w:pPr>
      <w:r w:rsidRPr="000D3163">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6A45212D" w14:textId="77777777" w:rsidR="00FD2BC0" w:rsidRDefault="00FD2BC0">
      <w:pPr>
        <w:ind w:left="-5" w:right="0"/>
        <w:rPr>
          <w:rFonts w:ascii="Garamond" w:hAnsi="Garamond"/>
          <w:szCs w:val="24"/>
        </w:rPr>
      </w:pPr>
    </w:p>
    <w:p w14:paraId="070784E3" w14:textId="3F56BA9F" w:rsidR="00DD7F57" w:rsidRPr="000D3163" w:rsidRDefault="00827483">
      <w:pPr>
        <w:ind w:left="-5" w:right="0"/>
        <w:rPr>
          <w:rFonts w:ascii="Garamond" w:hAnsi="Garamond"/>
          <w:szCs w:val="24"/>
        </w:rPr>
      </w:pPr>
      <w:r w:rsidRPr="000D3163">
        <w:rPr>
          <w:rFonts w:ascii="Garamond" w:hAnsi="Garamond"/>
          <w:b/>
          <w:szCs w:val="24"/>
        </w:rPr>
        <w:t xml:space="preserve">Section 25.01 - </w:t>
      </w:r>
      <w:r w:rsidRPr="000D3163">
        <w:rPr>
          <w:rFonts w:ascii="Garamond" w:hAnsi="Garamond"/>
          <w:b/>
          <w:szCs w:val="24"/>
          <w:u w:val="single" w:color="000000"/>
        </w:rPr>
        <w:t>Heirs and Successors</w:t>
      </w:r>
      <w:r w:rsidRPr="000D3163">
        <w:rPr>
          <w:rFonts w:ascii="Garamond" w:hAnsi="Garamond"/>
          <w:b/>
          <w:szCs w:val="24"/>
        </w:rPr>
        <w:t>:</w:t>
      </w:r>
      <w:r w:rsidRPr="000D3163">
        <w:rPr>
          <w:rFonts w:ascii="Garamond" w:hAnsi="Garamond"/>
          <w:szCs w:val="24"/>
        </w:rPr>
        <w:t xml:space="preserve"> </w:t>
      </w:r>
    </w:p>
    <w:p w14:paraId="4681AC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7D08CAB" w14:textId="77777777" w:rsidR="00DD7F57" w:rsidRPr="000D3163" w:rsidRDefault="00827483">
      <w:pPr>
        <w:ind w:left="-5" w:right="0"/>
        <w:rPr>
          <w:rFonts w:ascii="Garamond" w:hAnsi="Garamond"/>
          <w:szCs w:val="24"/>
        </w:rPr>
      </w:pPr>
      <w:r w:rsidRPr="000D3163">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B170C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040A1D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26.01 - </w:t>
      </w:r>
      <w:r w:rsidRPr="000D3163">
        <w:rPr>
          <w:rFonts w:ascii="Garamond" w:hAnsi="Garamond"/>
          <w:b/>
          <w:szCs w:val="24"/>
          <w:u w:val="single" w:color="000000"/>
        </w:rPr>
        <w:t>Integrated Agreement; Modification</w:t>
      </w:r>
      <w:r w:rsidRPr="000D3163">
        <w:rPr>
          <w:rFonts w:ascii="Garamond" w:hAnsi="Garamond"/>
          <w:b/>
          <w:szCs w:val="24"/>
        </w:rPr>
        <w:t>:</w:t>
      </w:r>
      <w:r w:rsidRPr="000D3163">
        <w:rPr>
          <w:rFonts w:ascii="Garamond" w:hAnsi="Garamond"/>
          <w:szCs w:val="24"/>
        </w:rPr>
        <w:t xml:space="preserve"> </w:t>
      </w:r>
    </w:p>
    <w:p w14:paraId="3A8C9DC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F8CABE3" w14:textId="77777777" w:rsidR="00DD7F57" w:rsidRPr="000D3163" w:rsidRDefault="00827483">
      <w:pPr>
        <w:ind w:left="-5" w:right="0"/>
        <w:rPr>
          <w:rFonts w:ascii="Garamond" w:hAnsi="Garamond"/>
          <w:szCs w:val="24"/>
        </w:rPr>
      </w:pPr>
      <w:r w:rsidRPr="000D3163">
        <w:rPr>
          <w:rFonts w:ascii="Garamond" w:hAnsi="Garamond"/>
          <w:szCs w:val="24"/>
        </w:rPr>
        <w:t xml:space="preserve">This Agreement contains all of the agreements of the parties and cannot be amended or modified except by a written agreement signed by the Lessor and the Lessee. </w:t>
      </w:r>
    </w:p>
    <w:p w14:paraId="12AAF4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37F999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27.01 - </w:t>
      </w:r>
      <w:r w:rsidRPr="000D3163">
        <w:rPr>
          <w:rFonts w:ascii="Garamond" w:hAnsi="Garamond"/>
          <w:b/>
          <w:szCs w:val="24"/>
          <w:u w:val="single" w:color="000000"/>
        </w:rPr>
        <w:t>Recordation</w:t>
      </w:r>
      <w:r w:rsidRPr="000D3163">
        <w:rPr>
          <w:rFonts w:ascii="Garamond" w:hAnsi="Garamond"/>
          <w:b/>
          <w:szCs w:val="24"/>
        </w:rPr>
        <w:t>:</w:t>
      </w:r>
      <w:r w:rsidRPr="000D3163">
        <w:rPr>
          <w:rFonts w:ascii="Garamond" w:hAnsi="Garamond"/>
          <w:szCs w:val="24"/>
        </w:rPr>
        <w:t xml:space="preserve"> </w:t>
      </w:r>
    </w:p>
    <w:p w14:paraId="1135477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03B736" w14:textId="77777777" w:rsidR="00DD7F57" w:rsidRPr="000D3163" w:rsidRDefault="00827483">
      <w:pPr>
        <w:ind w:left="-5" w:right="0"/>
        <w:rPr>
          <w:rFonts w:ascii="Garamond" w:hAnsi="Garamond"/>
          <w:szCs w:val="24"/>
        </w:rPr>
      </w:pPr>
      <w:r w:rsidRPr="000D3163">
        <w:rPr>
          <w:rFonts w:ascii="Garamond" w:hAnsi="Garamond"/>
          <w:szCs w:val="24"/>
        </w:rPr>
        <w:t xml:space="preserve">This Agreement shall not be recorded, except that if either party requests the other party to do so, the parties shall execute a memorandum of lease in recordable form. </w:t>
      </w:r>
    </w:p>
    <w:p w14:paraId="5D986CA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B8E35CA"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28.01 - </w:t>
      </w:r>
      <w:r w:rsidRPr="000D3163">
        <w:rPr>
          <w:rFonts w:ascii="Garamond" w:hAnsi="Garamond"/>
          <w:b/>
          <w:szCs w:val="24"/>
          <w:u w:val="single" w:color="000000"/>
        </w:rPr>
        <w:t>Captions</w:t>
      </w:r>
      <w:r w:rsidRPr="000D3163">
        <w:rPr>
          <w:rFonts w:ascii="Garamond" w:hAnsi="Garamond"/>
          <w:b/>
          <w:szCs w:val="24"/>
        </w:rPr>
        <w:t>:</w:t>
      </w:r>
      <w:r w:rsidRPr="000D3163">
        <w:rPr>
          <w:rFonts w:ascii="Garamond" w:hAnsi="Garamond"/>
          <w:szCs w:val="24"/>
        </w:rPr>
        <w:t xml:space="preserve"> </w:t>
      </w:r>
    </w:p>
    <w:p w14:paraId="59B2536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36B27F" w14:textId="77777777" w:rsidR="00DD7F57" w:rsidRPr="000D3163" w:rsidRDefault="00827483">
      <w:pPr>
        <w:ind w:left="-5" w:right="0"/>
        <w:rPr>
          <w:rFonts w:ascii="Garamond" w:hAnsi="Garamond"/>
          <w:szCs w:val="24"/>
        </w:rPr>
      </w:pPr>
      <w:r w:rsidRPr="000D3163">
        <w:rPr>
          <w:rFonts w:ascii="Garamond" w:hAnsi="Garamond"/>
          <w:szCs w:val="24"/>
        </w:rPr>
        <w:t xml:space="preserve">The captions used in this Agreement shall have no effect of its interpretation. </w:t>
      </w:r>
    </w:p>
    <w:p w14:paraId="326A735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D7120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29.01 - </w:t>
      </w:r>
      <w:r w:rsidRPr="000D3163">
        <w:rPr>
          <w:rFonts w:ascii="Garamond" w:hAnsi="Garamond"/>
          <w:b/>
          <w:szCs w:val="24"/>
          <w:u w:val="single" w:color="000000"/>
        </w:rPr>
        <w:t>Severability</w:t>
      </w:r>
      <w:r w:rsidRPr="000D3163">
        <w:rPr>
          <w:rFonts w:ascii="Garamond" w:hAnsi="Garamond"/>
          <w:b/>
          <w:szCs w:val="24"/>
        </w:rPr>
        <w:t>:</w:t>
      </w:r>
      <w:r w:rsidRPr="000D3163">
        <w:rPr>
          <w:rFonts w:ascii="Garamond" w:hAnsi="Garamond"/>
          <w:szCs w:val="24"/>
        </w:rPr>
        <w:t xml:space="preserve"> </w:t>
      </w:r>
    </w:p>
    <w:p w14:paraId="2DDBF02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99834C5" w14:textId="77777777" w:rsidR="00DD7F57" w:rsidRPr="000D3163" w:rsidRDefault="00827483">
      <w:pPr>
        <w:ind w:left="-5" w:right="0"/>
        <w:rPr>
          <w:rFonts w:ascii="Garamond" w:hAnsi="Garamond"/>
          <w:szCs w:val="24"/>
        </w:rPr>
      </w:pPr>
      <w:r w:rsidRPr="000D3163">
        <w:rPr>
          <w:rFonts w:ascii="Garamond" w:hAnsi="Garamond"/>
          <w:szCs w:val="24"/>
        </w:rPr>
        <w:t xml:space="preserve">The unenforceability, invalidity, or illegality of any provision of this Agreement shall not render the other provisions unenforceable, invalid or illegal. </w:t>
      </w:r>
    </w:p>
    <w:p w14:paraId="0F2D636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B4B273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30.01 - </w:t>
      </w:r>
      <w:r w:rsidRPr="000D3163">
        <w:rPr>
          <w:rFonts w:ascii="Garamond" w:hAnsi="Garamond"/>
          <w:b/>
          <w:szCs w:val="24"/>
          <w:u w:val="single" w:color="000000"/>
        </w:rPr>
        <w:t>Attorney's Costs</w:t>
      </w:r>
      <w:r w:rsidRPr="000D3163">
        <w:rPr>
          <w:rFonts w:ascii="Garamond" w:hAnsi="Garamond"/>
          <w:b/>
          <w:szCs w:val="24"/>
        </w:rPr>
        <w:t>:</w:t>
      </w:r>
      <w:r w:rsidRPr="000D3163">
        <w:rPr>
          <w:rFonts w:ascii="Garamond" w:hAnsi="Garamond"/>
          <w:szCs w:val="24"/>
        </w:rPr>
        <w:t xml:space="preserve"> </w:t>
      </w:r>
    </w:p>
    <w:p w14:paraId="6D2CE0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DBA9336" w14:textId="77777777" w:rsidR="00DD7F57" w:rsidRPr="000D3163" w:rsidRDefault="00827483">
      <w:pPr>
        <w:ind w:left="-5" w:right="0"/>
        <w:rPr>
          <w:rFonts w:ascii="Garamond" w:hAnsi="Garamond"/>
          <w:szCs w:val="24"/>
        </w:rPr>
      </w:pPr>
      <w:r w:rsidRPr="000D3163">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w:t>
      </w:r>
      <w:r w:rsidRPr="000D3163">
        <w:rPr>
          <w:rFonts w:ascii="Garamond" w:hAnsi="Garamond"/>
          <w:szCs w:val="24"/>
        </w:rPr>
        <w:lastRenderedPageBreak/>
        <w:t xml:space="preserve">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79139E84" w14:textId="341E3049" w:rsidR="007F2B13"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083549"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31.01 - </w:t>
      </w:r>
      <w:r w:rsidRPr="000D3163">
        <w:rPr>
          <w:rFonts w:ascii="Garamond" w:hAnsi="Garamond"/>
          <w:b/>
          <w:szCs w:val="24"/>
          <w:u w:val="single" w:color="000000"/>
        </w:rPr>
        <w:t>Option to Renew</w:t>
      </w:r>
      <w:r w:rsidRPr="000D3163">
        <w:rPr>
          <w:rFonts w:ascii="Garamond" w:hAnsi="Garamond"/>
          <w:b/>
          <w:szCs w:val="24"/>
        </w:rPr>
        <w:t>:</w:t>
      </w:r>
      <w:r w:rsidRPr="000D3163">
        <w:rPr>
          <w:rFonts w:ascii="Garamond" w:hAnsi="Garamond"/>
          <w:szCs w:val="24"/>
        </w:rPr>
        <w:t xml:space="preserve"> </w:t>
      </w:r>
    </w:p>
    <w:p w14:paraId="0CF0E91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12BF533" w14:textId="77777777" w:rsidR="00DD7F57" w:rsidRPr="000D3163" w:rsidRDefault="00827483">
      <w:pPr>
        <w:ind w:left="-5" w:right="0"/>
        <w:rPr>
          <w:rFonts w:ascii="Garamond" w:hAnsi="Garamond"/>
          <w:szCs w:val="24"/>
        </w:rPr>
      </w:pPr>
      <w:r w:rsidRPr="000D3163">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All of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5E6A5C1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5B27B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Section 32.01 –</w:t>
      </w:r>
      <w:r w:rsidRPr="000D3163">
        <w:rPr>
          <w:rFonts w:ascii="Garamond" w:hAnsi="Garamond"/>
          <w:b/>
          <w:szCs w:val="24"/>
          <w:u w:val="single" w:color="000000"/>
        </w:rPr>
        <w:t xml:space="preserve"> Subordination</w:t>
      </w:r>
      <w:r w:rsidRPr="000D3163">
        <w:rPr>
          <w:rFonts w:ascii="Garamond" w:hAnsi="Garamond"/>
          <w:b/>
          <w:szCs w:val="24"/>
        </w:rPr>
        <w:t>:</w:t>
      </w:r>
      <w:r w:rsidRPr="000D3163">
        <w:rPr>
          <w:rFonts w:ascii="Garamond" w:hAnsi="Garamond"/>
          <w:szCs w:val="24"/>
        </w:rPr>
        <w:t xml:space="preserve"> </w:t>
      </w:r>
    </w:p>
    <w:p w14:paraId="1110212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2D598EF" w14:textId="77777777" w:rsidR="00DD7F57" w:rsidRPr="000D3163" w:rsidRDefault="00827483">
      <w:pPr>
        <w:numPr>
          <w:ilvl w:val="0"/>
          <w:numId w:val="8"/>
        </w:numPr>
        <w:ind w:right="0" w:hanging="720"/>
        <w:rPr>
          <w:rFonts w:ascii="Garamond" w:hAnsi="Garamond"/>
          <w:szCs w:val="24"/>
        </w:rPr>
      </w:pPr>
      <w:r w:rsidRPr="000D3163">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self-operative and no further instrument of subordination need by required by any mortgagee of Lessor.  In confirmation of such subordination, however, 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4758DDA5" w14:textId="77777777" w:rsidR="00DD7F57" w:rsidRPr="000D3163" w:rsidRDefault="00827483">
      <w:pPr>
        <w:spacing w:after="21" w:line="259" w:lineRule="auto"/>
        <w:ind w:left="0" w:right="0" w:firstLine="0"/>
        <w:jc w:val="left"/>
        <w:rPr>
          <w:rFonts w:ascii="Garamond" w:hAnsi="Garamond"/>
          <w:szCs w:val="24"/>
        </w:rPr>
      </w:pPr>
      <w:r w:rsidRPr="000D3163">
        <w:rPr>
          <w:rFonts w:ascii="Garamond" w:hAnsi="Garamond"/>
          <w:szCs w:val="24"/>
        </w:rPr>
        <w:t xml:space="preserve"> </w:t>
      </w:r>
    </w:p>
    <w:p w14:paraId="373BCE18" w14:textId="77777777" w:rsidR="00DD7F57" w:rsidRPr="000D3163" w:rsidRDefault="00827483">
      <w:pPr>
        <w:numPr>
          <w:ilvl w:val="0"/>
          <w:numId w:val="8"/>
        </w:numPr>
        <w:ind w:right="0" w:hanging="720"/>
        <w:rPr>
          <w:rFonts w:ascii="Garamond" w:hAnsi="Garamond"/>
          <w:szCs w:val="24"/>
        </w:rPr>
      </w:pPr>
      <w:r w:rsidRPr="000D3163">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C5E4FA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9237B56" w14:textId="528F606D" w:rsidR="00DD7F57" w:rsidRPr="000D3163" w:rsidDel="00B6586C" w:rsidRDefault="00827483">
      <w:pPr>
        <w:spacing w:after="0" w:line="259" w:lineRule="auto"/>
        <w:ind w:left="-5" w:right="0"/>
        <w:jc w:val="left"/>
        <w:rPr>
          <w:del w:id="166" w:author="Adam Abdalla" w:date="2023-06-21T22:14:00Z"/>
          <w:rFonts w:ascii="Garamond" w:hAnsi="Garamond"/>
          <w:szCs w:val="24"/>
        </w:rPr>
      </w:pPr>
      <w:commentRangeStart w:id="167"/>
      <w:r w:rsidRPr="000D3163">
        <w:rPr>
          <w:rFonts w:ascii="Garamond" w:hAnsi="Garamond"/>
          <w:b/>
          <w:szCs w:val="24"/>
        </w:rPr>
        <w:t xml:space="preserve">Section 33.01 – </w:t>
      </w:r>
      <w:del w:id="168" w:author="Adam Abdalla" w:date="2023-06-21T22:14:00Z">
        <w:r w:rsidRPr="000D3163" w:rsidDel="00B6586C">
          <w:rPr>
            <w:rFonts w:ascii="Garamond" w:hAnsi="Garamond"/>
            <w:b/>
            <w:szCs w:val="24"/>
            <w:u w:val="single" w:color="000000"/>
          </w:rPr>
          <w:delText>Lien For Payment of Rent:</w:delText>
        </w:r>
        <w:r w:rsidRPr="000D3163" w:rsidDel="00B6586C">
          <w:rPr>
            <w:rFonts w:ascii="Garamond" w:hAnsi="Garamond"/>
            <w:szCs w:val="24"/>
          </w:rPr>
          <w:delText xml:space="preserve"> </w:delText>
        </w:r>
        <w:commentRangeEnd w:id="167"/>
        <w:r w:rsidR="00BC11FD" w:rsidDel="00B6586C">
          <w:rPr>
            <w:rStyle w:val="CommentReference"/>
          </w:rPr>
          <w:commentReference w:id="167"/>
        </w:r>
      </w:del>
    </w:p>
    <w:p w14:paraId="013F63C5" w14:textId="1809D782" w:rsidR="00DD7F57" w:rsidRPr="000D3163" w:rsidDel="00B6586C" w:rsidRDefault="00827483">
      <w:pPr>
        <w:spacing w:after="0" w:line="259" w:lineRule="auto"/>
        <w:ind w:left="0" w:right="0" w:firstLine="0"/>
        <w:jc w:val="left"/>
        <w:rPr>
          <w:del w:id="169" w:author="Adam Abdalla" w:date="2023-06-21T22:14:00Z"/>
          <w:rFonts w:ascii="Garamond" w:hAnsi="Garamond"/>
          <w:szCs w:val="24"/>
        </w:rPr>
      </w:pPr>
      <w:del w:id="170" w:author="Adam Abdalla" w:date="2023-06-21T22:14:00Z">
        <w:r w:rsidRPr="000D3163" w:rsidDel="00B6586C">
          <w:rPr>
            <w:rFonts w:ascii="Garamond" w:hAnsi="Garamond"/>
            <w:szCs w:val="24"/>
          </w:rPr>
          <w:lastRenderedPageBreak/>
          <w:delText xml:space="preserve"> </w:delText>
        </w:r>
      </w:del>
    </w:p>
    <w:p w14:paraId="77E321A7" w14:textId="5AF20E76" w:rsidR="00DD7F57" w:rsidRPr="000D3163" w:rsidRDefault="00827483" w:rsidP="00B6586C">
      <w:pPr>
        <w:spacing w:after="0" w:line="259" w:lineRule="auto"/>
        <w:ind w:left="-5" w:right="0"/>
        <w:jc w:val="left"/>
        <w:rPr>
          <w:rFonts w:ascii="Garamond" w:hAnsi="Garamond"/>
          <w:szCs w:val="24"/>
        </w:rPr>
        <w:pPrChange w:id="171" w:author="Adam Abdalla" w:date="2023-06-21T22:14:00Z">
          <w:pPr>
            <w:ind w:left="-5" w:right="0"/>
          </w:pPr>
        </w:pPrChange>
      </w:pPr>
      <w:del w:id="172" w:author="Adam Abdalla" w:date="2023-06-21T22:14:00Z">
        <w:r w:rsidRPr="000D3163" w:rsidDel="00B6586C">
          <w:rPr>
            <w:rFonts w:ascii="Garamond" w:hAnsi="Garamond"/>
            <w:szCs w:val="24"/>
          </w:rPr>
          <w:delTex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delText>
        </w:r>
      </w:del>
      <w:ins w:id="173" w:author="Adam Abdalla" w:date="2023-06-21T22:14:00Z">
        <w:r w:rsidR="00B6586C">
          <w:rPr>
            <w:rFonts w:ascii="Garamond" w:hAnsi="Garamond"/>
            <w:b/>
            <w:szCs w:val="24"/>
            <w:u w:val="single" w:color="000000"/>
          </w:rPr>
          <w:t>Intentionally Omitted</w:t>
        </w:r>
      </w:ins>
    </w:p>
    <w:p w14:paraId="5541898E" w14:textId="00B5343B" w:rsidR="00FD2BC0"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EF41A7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35.01 – </w:t>
      </w:r>
      <w:r w:rsidRPr="000D3163">
        <w:rPr>
          <w:rFonts w:ascii="Garamond" w:hAnsi="Garamond"/>
          <w:b/>
          <w:szCs w:val="24"/>
          <w:u w:val="single" w:color="000000"/>
        </w:rPr>
        <w:t>Security Deposit:</w:t>
      </w:r>
      <w:r w:rsidRPr="000D3163">
        <w:rPr>
          <w:rFonts w:ascii="Garamond" w:hAnsi="Garamond"/>
          <w:szCs w:val="24"/>
        </w:rPr>
        <w:t xml:space="preserve"> </w:t>
      </w:r>
    </w:p>
    <w:p w14:paraId="55A911A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color w:val="FF0000"/>
          <w:szCs w:val="24"/>
        </w:rPr>
        <w:t xml:space="preserve"> </w:t>
      </w:r>
    </w:p>
    <w:p w14:paraId="521781F2" w14:textId="0D581AB0" w:rsidR="00DD7F57" w:rsidRPr="000D3163" w:rsidRDefault="00827483">
      <w:pPr>
        <w:ind w:left="-5" w:right="0"/>
        <w:rPr>
          <w:rFonts w:ascii="Garamond" w:hAnsi="Garamond"/>
          <w:szCs w:val="24"/>
        </w:rPr>
      </w:pPr>
      <w:r w:rsidRPr="000D3163">
        <w:rPr>
          <w:rFonts w:ascii="Garamond" w:hAnsi="Garamond"/>
          <w:szCs w:val="24"/>
        </w:rPr>
        <w:t>Lessee has paid Lessor at the execution hereof the sum of $</w:t>
      </w:r>
      <w:r w:rsidR="00FD2BC0">
        <w:rPr>
          <w:rFonts w:ascii="Garamond" w:hAnsi="Garamond"/>
          <w:szCs w:val="24"/>
        </w:rPr>
        <w:t>4,313.25</w:t>
      </w:r>
      <w:r w:rsidRPr="000D3163">
        <w:rPr>
          <w:rFonts w:ascii="Garamond" w:hAnsi="Garamond"/>
          <w:szCs w:val="24"/>
        </w:rPr>
        <w:t xml:space="preserve"> (the “</w:t>
      </w:r>
      <w:r w:rsidRPr="000D3163">
        <w:rPr>
          <w:rFonts w:ascii="Garamond" w:hAnsi="Garamond"/>
          <w:b/>
          <w:szCs w:val="24"/>
        </w:rPr>
        <w:t>Security Deposit</w:t>
      </w:r>
      <w:r w:rsidRPr="000D3163">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6AE0FC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53EC09"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36.01 – </w:t>
      </w:r>
      <w:r w:rsidRPr="000D3163">
        <w:rPr>
          <w:rFonts w:ascii="Garamond" w:hAnsi="Garamond"/>
          <w:b/>
          <w:szCs w:val="24"/>
          <w:u w:val="single" w:color="000000"/>
        </w:rPr>
        <w:t>Rules and Regulations:</w:t>
      </w:r>
      <w:r w:rsidRPr="000D3163">
        <w:rPr>
          <w:rFonts w:ascii="Garamond" w:hAnsi="Garamond"/>
          <w:szCs w:val="24"/>
        </w:rPr>
        <w:t xml:space="preserve">   </w:t>
      </w:r>
    </w:p>
    <w:p w14:paraId="3292EA5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933DF1F" w14:textId="77777777" w:rsidR="00DD7F57" w:rsidRPr="000D3163" w:rsidRDefault="00827483">
      <w:pPr>
        <w:ind w:left="-5" w:right="0"/>
        <w:rPr>
          <w:rFonts w:ascii="Garamond" w:hAnsi="Garamond"/>
          <w:szCs w:val="24"/>
        </w:rPr>
      </w:pPr>
      <w:r w:rsidRPr="000D3163">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0D3163">
        <w:rPr>
          <w:rFonts w:ascii="Garamond" w:hAnsi="Garamond"/>
          <w:i/>
          <w:szCs w:val="24"/>
        </w:rPr>
        <w:t>Schedule C</w:t>
      </w:r>
      <w:r w:rsidRPr="000D3163">
        <w:rPr>
          <w:rFonts w:ascii="Garamond" w:hAnsi="Garamond"/>
          <w:szCs w:val="24"/>
        </w:rPr>
        <w:t xml:space="preserve">, as the same may be amended from time to time by the Lessor. </w:t>
      </w:r>
    </w:p>
    <w:p w14:paraId="66037CD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ED9BA2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37.01 – </w:t>
      </w:r>
      <w:r w:rsidRPr="000D3163">
        <w:rPr>
          <w:rFonts w:ascii="Garamond" w:hAnsi="Garamond"/>
          <w:b/>
          <w:szCs w:val="24"/>
          <w:u w:val="single" w:color="000000"/>
        </w:rPr>
        <w:t>Design Criteria For Lessee Signs:</w:t>
      </w:r>
      <w:r w:rsidRPr="000D3163">
        <w:rPr>
          <w:rFonts w:ascii="Garamond" w:hAnsi="Garamond"/>
          <w:szCs w:val="24"/>
        </w:rPr>
        <w:t xml:space="preserve"> </w:t>
      </w:r>
    </w:p>
    <w:p w14:paraId="71C7F0F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E7327EB" w14:textId="77777777" w:rsidR="00DD7F57" w:rsidRPr="000D3163" w:rsidRDefault="00827483">
      <w:pPr>
        <w:ind w:left="-5" w:right="0"/>
        <w:rPr>
          <w:rFonts w:ascii="Garamond" w:hAnsi="Garamond"/>
          <w:szCs w:val="24"/>
        </w:rPr>
      </w:pPr>
      <w:r w:rsidRPr="000D3163">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0D3163">
        <w:rPr>
          <w:rFonts w:ascii="Garamond" w:hAnsi="Garamond"/>
          <w:i/>
          <w:szCs w:val="24"/>
        </w:rPr>
        <w:t xml:space="preserve">Schedule D </w:t>
      </w:r>
      <w:r w:rsidRPr="000D3163">
        <w:rPr>
          <w:rFonts w:ascii="Garamond" w:hAnsi="Garamond"/>
          <w:szCs w:val="24"/>
        </w:rPr>
        <w:t xml:space="preserve">attached hereto. </w:t>
      </w:r>
    </w:p>
    <w:p w14:paraId="42CF183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DE1F35E"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38.01 – </w:t>
      </w:r>
      <w:r w:rsidRPr="000D3163">
        <w:rPr>
          <w:rFonts w:ascii="Garamond" w:hAnsi="Garamond"/>
          <w:b/>
          <w:szCs w:val="24"/>
          <w:u w:val="single" w:color="000000"/>
        </w:rPr>
        <w:t>Confidentiality:</w:t>
      </w:r>
      <w:r w:rsidRPr="000D3163">
        <w:rPr>
          <w:rFonts w:ascii="Garamond" w:hAnsi="Garamond"/>
          <w:b/>
          <w:szCs w:val="24"/>
        </w:rPr>
        <w:t xml:space="preserve"> </w:t>
      </w:r>
    </w:p>
    <w:p w14:paraId="004225C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4AF3755" w14:textId="77777777" w:rsidR="00DD7F57" w:rsidRPr="000D3163" w:rsidRDefault="00827483">
      <w:pPr>
        <w:ind w:left="-5" w:right="0"/>
        <w:rPr>
          <w:rFonts w:ascii="Garamond" w:hAnsi="Garamond"/>
          <w:szCs w:val="24"/>
        </w:rPr>
      </w:pPr>
      <w:r w:rsidRPr="000D3163">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0EA5FA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A64F647" w14:textId="77777777" w:rsidR="00DD7F57" w:rsidRPr="000D3163" w:rsidRDefault="00827483">
      <w:pPr>
        <w:pStyle w:val="Heading1"/>
        <w:rPr>
          <w:rFonts w:ascii="Garamond" w:hAnsi="Garamond"/>
          <w:szCs w:val="24"/>
        </w:rPr>
      </w:pPr>
      <w:r w:rsidRPr="000D3163">
        <w:rPr>
          <w:rFonts w:ascii="Garamond" w:hAnsi="Garamond"/>
          <w:szCs w:val="24"/>
        </w:rPr>
        <w:t xml:space="preserve"> [SIGNATURES APPEAR ON THE FOLLOWING PAGES] </w:t>
      </w:r>
    </w:p>
    <w:p w14:paraId="2296288D" w14:textId="09405380" w:rsidR="00DD7F57" w:rsidRPr="000D3163" w:rsidRDefault="00827483" w:rsidP="00416D2F">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759E7B7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u w:val="single" w:color="000000"/>
        </w:rPr>
        <w:lastRenderedPageBreak/>
        <w:t>List of Schedules:</w:t>
      </w:r>
      <w:r w:rsidRPr="000D3163">
        <w:rPr>
          <w:rFonts w:ascii="Garamond" w:hAnsi="Garamond"/>
          <w:b/>
          <w:szCs w:val="24"/>
        </w:rPr>
        <w:t xml:space="preserve"> </w:t>
      </w:r>
    </w:p>
    <w:p w14:paraId="5BF47B8B" w14:textId="77777777" w:rsidR="00DD7F57" w:rsidRPr="000D3163" w:rsidRDefault="00827483">
      <w:pPr>
        <w:ind w:left="-5" w:right="0"/>
        <w:rPr>
          <w:rFonts w:ascii="Garamond" w:hAnsi="Garamond"/>
          <w:szCs w:val="24"/>
        </w:rPr>
      </w:pPr>
      <w:r w:rsidRPr="000D3163">
        <w:rPr>
          <w:rFonts w:ascii="Garamond" w:hAnsi="Garamond"/>
          <w:szCs w:val="24"/>
        </w:rPr>
        <w:t xml:space="preserve">Schedule A – Plat of Leased Premises </w:t>
      </w:r>
    </w:p>
    <w:p w14:paraId="4D347D8E" w14:textId="77777777" w:rsidR="00DD7F57" w:rsidRPr="000D3163" w:rsidRDefault="00827483">
      <w:pPr>
        <w:ind w:left="-5" w:right="0"/>
        <w:rPr>
          <w:rFonts w:ascii="Garamond" w:hAnsi="Garamond"/>
          <w:szCs w:val="24"/>
        </w:rPr>
      </w:pPr>
      <w:r w:rsidRPr="000D3163">
        <w:rPr>
          <w:rFonts w:ascii="Garamond" w:hAnsi="Garamond"/>
          <w:szCs w:val="24"/>
        </w:rPr>
        <w:t xml:space="preserve">Schedule B – Site Plan of Common Area  </w:t>
      </w:r>
    </w:p>
    <w:p w14:paraId="71C1864D" w14:textId="77777777" w:rsidR="00DD7F57" w:rsidRPr="000D3163" w:rsidRDefault="00827483">
      <w:pPr>
        <w:ind w:left="-5" w:right="0"/>
        <w:rPr>
          <w:rFonts w:ascii="Garamond" w:hAnsi="Garamond"/>
          <w:szCs w:val="24"/>
        </w:rPr>
      </w:pPr>
      <w:r w:rsidRPr="000D3163">
        <w:rPr>
          <w:rFonts w:ascii="Garamond" w:hAnsi="Garamond"/>
          <w:szCs w:val="24"/>
        </w:rPr>
        <w:t xml:space="preserve">Schedule C – Rules &amp; Regulations </w:t>
      </w:r>
    </w:p>
    <w:p w14:paraId="284A3062" w14:textId="77777777" w:rsidR="00DD7F57" w:rsidRPr="000D3163" w:rsidRDefault="00827483">
      <w:pPr>
        <w:ind w:left="-5" w:right="0"/>
        <w:rPr>
          <w:rFonts w:ascii="Garamond" w:hAnsi="Garamond"/>
          <w:szCs w:val="24"/>
        </w:rPr>
      </w:pPr>
      <w:r w:rsidRPr="000D3163">
        <w:rPr>
          <w:rFonts w:ascii="Garamond" w:hAnsi="Garamond"/>
          <w:szCs w:val="24"/>
        </w:rPr>
        <w:t xml:space="preserve">Schedule D – Design Criteria for Lessee Signs </w:t>
      </w:r>
    </w:p>
    <w:p w14:paraId="412EF5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E57F991" w14:textId="5BE3CE45" w:rsidR="007F2B1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D0675" w14:textId="77777777" w:rsidR="007F2B13" w:rsidRDefault="007F2B13">
      <w:pPr>
        <w:spacing w:after="160" w:line="259" w:lineRule="auto"/>
        <w:ind w:left="0" w:right="0" w:firstLine="0"/>
        <w:jc w:val="left"/>
        <w:rPr>
          <w:rFonts w:ascii="Garamond" w:hAnsi="Garamond"/>
          <w:szCs w:val="24"/>
        </w:rPr>
      </w:pPr>
      <w:r>
        <w:rPr>
          <w:rFonts w:ascii="Garamond" w:hAnsi="Garamond"/>
          <w:szCs w:val="24"/>
        </w:rPr>
        <w:br w:type="page"/>
      </w:r>
    </w:p>
    <w:p w14:paraId="4348D36D" w14:textId="77777777" w:rsidR="00DD7F57" w:rsidRPr="000D3163" w:rsidRDefault="00DD7F57">
      <w:pPr>
        <w:spacing w:after="0" w:line="259" w:lineRule="auto"/>
        <w:ind w:left="0" w:right="0" w:firstLine="0"/>
        <w:jc w:val="left"/>
        <w:rPr>
          <w:rFonts w:ascii="Garamond" w:hAnsi="Garamond"/>
          <w:szCs w:val="24"/>
        </w:rPr>
      </w:pPr>
    </w:p>
    <w:p w14:paraId="700E10DB" w14:textId="77777777" w:rsidR="00DD7F57" w:rsidRPr="000D3163" w:rsidRDefault="00827483">
      <w:pPr>
        <w:ind w:left="-5" w:right="0"/>
        <w:rPr>
          <w:rFonts w:ascii="Garamond" w:hAnsi="Garamond"/>
          <w:szCs w:val="24"/>
        </w:rPr>
      </w:pPr>
      <w:r w:rsidRPr="000D3163">
        <w:rPr>
          <w:rFonts w:ascii="Garamond" w:hAnsi="Garamond"/>
          <w:b/>
          <w:szCs w:val="24"/>
        </w:rPr>
        <w:t xml:space="preserve"> IN WITNESS WHEREOF</w:t>
      </w:r>
      <w:r w:rsidRPr="000D3163">
        <w:rPr>
          <w:rFonts w:ascii="Garamond" w:hAnsi="Garamond"/>
          <w:szCs w:val="24"/>
        </w:rPr>
        <w:t xml:space="preserve"> the parties hereto have executed this Agreement the day and year first above. </w:t>
      </w:r>
    </w:p>
    <w:p w14:paraId="66A991F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5102C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8E53F0D" w14:textId="77777777" w:rsidR="00DD7F57" w:rsidRPr="000D3163" w:rsidRDefault="00827483">
      <w:pPr>
        <w:tabs>
          <w:tab w:val="center" w:pos="2160"/>
          <w:tab w:val="center" w:pos="2881"/>
          <w:tab w:val="center" w:pos="3601"/>
          <w:tab w:val="center" w:pos="4321"/>
          <w:tab w:val="center" w:pos="5549"/>
        </w:tabs>
        <w:spacing w:after="0" w:line="259" w:lineRule="auto"/>
        <w:ind w:left="-15" w:right="0" w:firstLine="0"/>
        <w:jc w:val="left"/>
        <w:rPr>
          <w:rFonts w:ascii="Garamond" w:hAnsi="Garamond"/>
          <w:szCs w:val="24"/>
        </w:rPr>
      </w:pPr>
      <w:r w:rsidRPr="000D3163">
        <w:rPr>
          <w:rFonts w:ascii="Garamond" w:hAnsi="Garamond"/>
          <w:b/>
          <w:szCs w:val="24"/>
        </w:rPr>
        <w:t xml:space="preserve">WITNESSES: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LESSOR</w:t>
      </w:r>
      <w:r w:rsidRPr="000D3163">
        <w:rPr>
          <w:rFonts w:ascii="Garamond" w:hAnsi="Garamond"/>
          <w:szCs w:val="24"/>
        </w:rPr>
        <w:t xml:space="preserve">: </w:t>
      </w:r>
    </w:p>
    <w:p w14:paraId="1DB0A1A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1C35510B" w14:textId="3AE27232" w:rsidR="00DD7F57" w:rsidRPr="000D3163" w:rsidRDefault="00827483">
      <w:pPr>
        <w:tabs>
          <w:tab w:val="center" w:pos="720"/>
          <w:tab w:val="center" w:pos="1440"/>
          <w:tab w:val="center" w:pos="2160"/>
          <w:tab w:val="center" w:pos="2881"/>
          <w:tab w:val="center" w:pos="3601"/>
          <w:tab w:val="center" w:pos="4321"/>
          <w:tab w:val="center" w:pos="6839"/>
        </w:tabs>
        <w:ind w:left="-15" w:right="0" w:firstLine="0"/>
        <w:jc w:val="left"/>
        <w:rPr>
          <w:rFonts w:ascii="Garamond" w:hAnsi="Garamond"/>
          <w:szCs w:val="24"/>
        </w:rPr>
      </w:pPr>
      <w:bookmarkStart w:id="174" w:name="_Hlk134701355"/>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416D2F">
        <w:rPr>
          <w:rFonts w:ascii="Garamond" w:hAnsi="Garamond"/>
          <w:b/>
          <w:bCs/>
          <w:szCs w:val="24"/>
        </w:rPr>
        <w:t xml:space="preserve">BELLE REALTY OF LAFAYETTE,  </w:t>
      </w:r>
      <w:r w:rsidR="00FD2BC0" w:rsidRPr="00416D2F">
        <w:rPr>
          <w:rFonts w:ascii="Garamond" w:hAnsi="Garamond"/>
          <w:b/>
          <w:bCs/>
          <w:szCs w:val="24"/>
        </w:rPr>
        <w:t>LLC</w:t>
      </w:r>
      <w:r w:rsidR="00FD2BC0" w:rsidRPr="00FD2BC0">
        <w:rPr>
          <w:rFonts w:ascii="Garamond" w:hAnsi="Garamond"/>
          <w:szCs w:val="24"/>
        </w:rPr>
        <w:t>,</w:t>
      </w:r>
    </w:p>
    <w:p w14:paraId="4472C546" w14:textId="1459B13D" w:rsidR="00DD7F57" w:rsidRPr="000D3163" w:rsidRDefault="00827483" w:rsidP="00FD2BC0">
      <w:pPr>
        <w:tabs>
          <w:tab w:val="center" w:pos="2160"/>
          <w:tab w:val="center" w:pos="2881"/>
          <w:tab w:val="center" w:pos="3601"/>
          <w:tab w:val="center" w:pos="4321"/>
          <w:tab w:val="center" w:pos="6030"/>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58240" behindDoc="1" locked="0" layoutInCell="1" allowOverlap="1" wp14:anchorId="202AF6BC" wp14:editId="2B48602B">
                <wp:simplePos x="0" y="0"/>
                <wp:positionH relativeFrom="column">
                  <wp:posOffset>0</wp:posOffset>
                </wp:positionH>
                <wp:positionV relativeFrom="paragraph">
                  <wp:posOffset>-24231</wp:posOffset>
                </wp:positionV>
                <wp:extent cx="1829054" cy="184405"/>
                <wp:effectExtent l="0" t="0" r="0" b="0"/>
                <wp:wrapNone/>
                <wp:docPr id="34851" name="Group 3485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6951" name="Shape 3695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2" name="Shape 36952"/>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34851" style="width:144.02pt;height:14.5201pt;position:absolute;z-index:-2147483586;mso-position-horizontal-relative:text;mso-position-horizontal:absolute;margin-left:0pt;mso-position-vertical-relative:text;margin-top:-1.908pt;" coordsize="18290,1844">
                <v:shape id="Shape 36953" style="position:absolute;width:18290;height:91;left:0;top:0;" coordsize="1829054,9144" path="m0,0l1829054,0l1829054,9144l0,9144l0,0">
                  <v:stroke weight="0pt" endcap="flat" joinstyle="miter" miterlimit="10" on="false" color="#000000" opacity="0"/>
                  <v:fill on="true" color="#000000"/>
                </v:shape>
                <v:shape id="Shape 36954"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00FD2BC0">
        <w:rPr>
          <w:rFonts w:ascii="Garamond" w:hAnsi="Garamond"/>
          <w:szCs w:val="24"/>
        </w:rPr>
        <w:t xml:space="preserve">      </w:t>
      </w:r>
      <w:r w:rsidR="00FD2BC0">
        <w:rPr>
          <w:rFonts w:ascii="Garamond" w:hAnsi="Garamond"/>
          <w:szCs w:val="24"/>
        </w:rPr>
        <w:tab/>
      </w:r>
      <w:r w:rsidRPr="000D3163">
        <w:rPr>
          <w:rFonts w:ascii="Garamond" w:hAnsi="Garamond"/>
          <w:szCs w:val="24"/>
        </w:rPr>
        <w:t xml:space="preserve">a Louisiana limited liability </w:t>
      </w:r>
      <w:r w:rsidR="00FD2BC0" w:rsidRPr="00FD2BC0">
        <w:rPr>
          <w:rFonts w:ascii="Garamond" w:hAnsi="Garamond"/>
          <w:szCs w:val="24"/>
        </w:rPr>
        <w:t>company</w:t>
      </w:r>
    </w:p>
    <w:p w14:paraId="0206E3B4" w14:textId="09E85943" w:rsidR="00DD7F57" w:rsidRPr="000D3163" w:rsidRDefault="00827483">
      <w:pPr>
        <w:tabs>
          <w:tab w:val="center" w:pos="720"/>
          <w:tab w:val="center" w:pos="1440"/>
          <w:tab w:val="center" w:pos="2160"/>
          <w:tab w:val="center" w:pos="2881"/>
          <w:tab w:val="center" w:pos="3601"/>
          <w:tab w:val="center" w:pos="4321"/>
          <w:tab w:val="center" w:pos="54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0D3163">
        <w:rPr>
          <w:rFonts w:ascii="Garamond" w:hAnsi="Garamond"/>
          <w:szCs w:val="24"/>
          <w:vertAlign w:val="subscript"/>
        </w:rPr>
        <w:t xml:space="preserve"> </w:t>
      </w:r>
    </w:p>
    <w:p w14:paraId="5D5A18A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6FA0B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75A795" w14:textId="77777777" w:rsidR="00DD7F57" w:rsidRPr="000D3163" w:rsidRDefault="00827483">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By: </w:t>
      </w:r>
      <w:r w:rsidRPr="000D3163">
        <w:rPr>
          <w:rFonts w:ascii="Garamond" w:hAnsi="Garamond"/>
          <w:szCs w:val="24"/>
        </w:rPr>
        <w:tab/>
        <w:t xml:space="preserve"> </w:t>
      </w:r>
      <w:r w:rsidRPr="000D3163">
        <w:rPr>
          <w:rFonts w:ascii="Garamond" w:eastAsia="Calibri" w:hAnsi="Garamond" w:cs="Calibri"/>
          <w:noProof/>
          <w:szCs w:val="24"/>
        </w:rPr>
        <mc:AlternateContent>
          <mc:Choice Requires="wpg">
            <w:drawing>
              <wp:inline distT="0" distB="0" distL="0" distR="0" wp14:anchorId="129E0B3E" wp14:editId="54221726">
                <wp:extent cx="1829054" cy="7620"/>
                <wp:effectExtent l="0" t="0" r="0" b="0"/>
                <wp:docPr id="34853" name="Group 34853"/>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55" name="Shape 3695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34853" style="width:144.02pt;height:0.599976pt;mso-position-horizontal-relative:char;mso-position-vertical-relative:line" coordsize="18290,76">
                <v:shape id="Shape 36956"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21AAD8D2" w14:textId="1A9C6174" w:rsidR="00DD7F57" w:rsidRPr="000D3163" w:rsidRDefault="00827483">
      <w:pPr>
        <w:tabs>
          <w:tab w:val="center" w:pos="2160"/>
          <w:tab w:val="center" w:pos="2881"/>
          <w:tab w:val="center" w:pos="3601"/>
          <w:tab w:val="center" w:pos="4321"/>
          <w:tab w:val="center" w:pos="5041"/>
          <w:tab w:val="center" w:pos="6859"/>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59264" behindDoc="1" locked="0" layoutInCell="1" allowOverlap="1" wp14:anchorId="3ADEED8A" wp14:editId="154B8DB8">
                <wp:simplePos x="0" y="0"/>
                <wp:positionH relativeFrom="column">
                  <wp:posOffset>0</wp:posOffset>
                </wp:positionH>
                <wp:positionV relativeFrom="paragraph">
                  <wp:posOffset>-24230</wp:posOffset>
                </wp:positionV>
                <wp:extent cx="1829054" cy="184403"/>
                <wp:effectExtent l="0" t="0" r="0" b="0"/>
                <wp:wrapNone/>
                <wp:docPr id="34852" name="Group 34852"/>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6957" name="Shape 3695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8" name="Shape 36958"/>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34852" style="width:144.02pt;height:14.52pt;position:absolute;z-index:-2147483548;mso-position-horizontal-relative:text;mso-position-horizontal:absolute;margin-left:0pt;mso-position-vertical-relative:text;margin-top:-1.90796pt;" coordsize="18290,1844">
                <v:shape id="Shape 36959" style="position:absolute;width:18290;height:91;left:0;top:0;" coordsize="1829054,9144" path="m0,0l1829054,0l1829054,9144l0,9144l0,0">
                  <v:stroke weight="0pt" endcap="flat" joinstyle="miter" miterlimit="10" on="false" color="#000000" opacity="0"/>
                  <v:fill on="true" color="#000000"/>
                </v:shape>
                <v:shape id="Shape 36960"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8F33C7" w:rsidRPr="000D3163">
        <w:rPr>
          <w:rFonts w:ascii="Garamond" w:hAnsi="Garamond"/>
          <w:szCs w:val="24"/>
        </w:rPr>
        <w:t>___________________</w:t>
      </w:r>
      <w:r w:rsidR="00FD2BC0">
        <w:rPr>
          <w:rFonts w:ascii="Garamond" w:hAnsi="Garamond"/>
          <w:szCs w:val="24"/>
        </w:rPr>
        <w:t>____________</w:t>
      </w:r>
    </w:p>
    <w:p w14:paraId="324CB407" w14:textId="174B9BE3" w:rsidR="00DD7F57" w:rsidRPr="000D3163" w:rsidRDefault="00827483">
      <w:pPr>
        <w:tabs>
          <w:tab w:val="center" w:pos="720"/>
          <w:tab w:val="center" w:pos="1440"/>
          <w:tab w:val="center" w:pos="2160"/>
          <w:tab w:val="center" w:pos="2881"/>
          <w:tab w:val="center" w:pos="3601"/>
          <w:tab w:val="center" w:pos="4321"/>
          <w:tab w:val="center" w:pos="5041"/>
          <w:tab w:val="center" w:pos="66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8F33C7" w:rsidRPr="000D3163">
        <w:rPr>
          <w:rFonts w:ascii="Garamond" w:hAnsi="Garamond"/>
          <w:szCs w:val="24"/>
        </w:rPr>
        <w:t>____________________</w:t>
      </w:r>
      <w:r w:rsidR="00FD2BC0">
        <w:rPr>
          <w:rFonts w:ascii="Garamond" w:hAnsi="Garamond"/>
          <w:szCs w:val="24"/>
        </w:rPr>
        <w:t>___________</w:t>
      </w:r>
    </w:p>
    <w:p w14:paraId="43A32B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5D4980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D98A6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A06CC9" w14:textId="77777777" w:rsidR="00DD7F57" w:rsidRPr="000D3163" w:rsidRDefault="00827483">
      <w:pPr>
        <w:tabs>
          <w:tab w:val="center" w:pos="468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_________________________________ </w:t>
      </w:r>
    </w:p>
    <w:p w14:paraId="287A3828" w14:textId="77777777" w:rsidR="00DD7F57" w:rsidRPr="000D3163" w:rsidRDefault="00827483">
      <w:pPr>
        <w:tabs>
          <w:tab w:val="center" w:pos="468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Notary Public </w:t>
      </w:r>
    </w:p>
    <w:bookmarkEnd w:id="174"/>
    <w:p w14:paraId="73C927E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t xml:space="preserve"> </w:t>
      </w:r>
    </w:p>
    <w:p w14:paraId="070CACC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C4DECE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485DE6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EB25E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BDE48B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998F76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C5964C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C7CA92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572C65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F2FCAC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782FF9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E5224B7" w14:textId="4239BEAA" w:rsidR="00DD7F57" w:rsidRPr="000D3163" w:rsidRDefault="00DD7F57">
      <w:pPr>
        <w:spacing w:after="0" w:line="259" w:lineRule="auto"/>
        <w:ind w:left="0" w:right="0" w:firstLine="0"/>
        <w:jc w:val="left"/>
        <w:rPr>
          <w:rFonts w:ascii="Garamond" w:hAnsi="Garamond"/>
          <w:szCs w:val="24"/>
        </w:rPr>
      </w:pPr>
    </w:p>
    <w:p w14:paraId="705758D1" w14:textId="1E88DAB9" w:rsidR="000D3163" w:rsidRDefault="00827483">
      <w:pPr>
        <w:spacing w:after="0" w:line="259" w:lineRule="auto"/>
        <w:ind w:left="0" w:right="0" w:firstLine="0"/>
        <w:jc w:val="left"/>
        <w:rPr>
          <w:rFonts w:ascii="Garamond" w:hAnsi="Garamond"/>
          <w:b/>
          <w:szCs w:val="24"/>
        </w:rPr>
      </w:pPr>
      <w:r w:rsidRPr="000D3163">
        <w:rPr>
          <w:rFonts w:ascii="Garamond" w:hAnsi="Garamond"/>
          <w:b/>
          <w:szCs w:val="24"/>
        </w:rPr>
        <w:t xml:space="preserve"> </w:t>
      </w:r>
    </w:p>
    <w:p w14:paraId="033BC008" w14:textId="77777777" w:rsidR="000D3163" w:rsidRDefault="000D3163">
      <w:pPr>
        <w:spacing w:after="160" w:line="259" w:lineRule="auto"/>
        <w:ind w:left="0" w:right="0" w:firstLine="0"/>
        <w:jc w:val="left"/>
        <w:rPr>
          <w:rFonts w:ascii="Garamond" w:hAnsi="Garamond"/>
          <w:b/>
          <w:szCs w:val="24"/>
        </w:rPr>
      </w:pPr>
      <w:r>
        <w:rPr>
          <w:rFonts w:ascii="Garamond" w:hAnsi="Garamond"/>
          <w:b/>
          <w:szCs w:val="24"/>
        </w:rPr>
        <w:br w:type="page"/>
      </w:r>
    </w:p>
    <w:p w14:paraId="33F3797F" w14:textId="77777777" w:rsidR="00DD7F57" w:rsidRPr="000D3163" w:rsidRDefault="00DD7F57">
      <w:pPr>
        <w:spacing w:after="0" w:line="259" w:lineRule="auto"/>
        <w:ind w:left="0" w:right="0" w:firstLine="0"/>
        <w:jc w:val="left"/>
        <w:rPr>
          <w:rFonts w:ascii="Garamond" w:hAnsi="Garamond"/>
          <w:szCs w:val="24"/>
        </w:rPr>
      </w:pPr>
    </w:p>
    <w:p w14:paraId="61F7500C" w14:textId="77777777" w:rsidR="00DD7F57" w:rsidRPr="000D3163" w:rsidRDefault="00827483">
      <w:pPr>
        <w:ind w:left="-5" w:right="0"/>
        <w:rPr>
          <w:rFonts w:ascii="Garamond" w:hAnsi="Garamond"/>
          <w:szCs w:val="24"/>
        </w:rPr>
      </w:pPr>
      <w:r w:rsidRPr="000D3163">
        <w:rPr>
          <w:rFonts w:ascii="Garamond" w:hAnsi="Garamond"/>
          <w:b/>
          <w:szCs w:val="24"/>
        </w:rPr>
        <w:t xml:space="preserve"> IN WITNESS WHEREOF</w:t>
      </w:r>
      <w:r w:rsidRPr="000D3163">
        <w:rPr>
          <w:rFonts w:ascii="Garamond" w:hAnsi="Garamond"/>
          <w:szCs w:val="24"/>
        </w:rPr>
        <w:t xml:space="preserve"> the parties hereto have executed this Agreement the day and year first above. </w:t>
      </w:r>
    </w:p>
    <w:p w14:paraId="67C6BB9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E178AE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bl>
      <w:tblPr>
        <w:tblStyle w:val="TableGrid"/>
        <w:tblW w:w="8802" w:type="dxa"/>
        <w:tblInd w:w="0" w:type="dxa"/>
        <w:tblLook w:val="04A0" w:firstRow="1" w:lastRow="0" w:firstColumn="1" w:lastColumn="0" w:noHBand="0" w:noVBand="1"/>
      </w:tblPr>
      <w:tblGrid>
        <w:gridCol w:w="2880"/>
        <w:gridCol w:w="397"/>
        <w:gridCol w:w="1965"/>
        <w:gridCol w:w="3560"/>
      </w:tblGrid>
      <w:tr w:rsidR="00DD7F57" w:rsidRPr="000D3163" w14:paraId="2C994E59" w14:textId="77777777" w:rsidTr="008F33C7">
        <w:trPr>
          <w:trHeight w:val="270"/>
        </w:trPr>
        <w:tc>
          <w:tcPr>
            <w:tcW w:w="2880" w:type="dxa"/>
            <w:tcBorders>
              <w:top w:val="nil"/>
              <w:left w:val="nil"/>
              <w:bottom w:val="nil"/>
              <w:right w:val="nil"/>
            </w:tcBorders>
          </w:tcPr>
          <w:p w14:paraId="78380A0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WITNESSES:  </w:t>
            </w:r>
          </w:p>
        </w:tc>
        <w:tc>
          <w:tcPr>
            <w:tcW w:w="397" w:type="dxa"/>
            <w:tcBorders>
              <w:top w:val="nil"/>
              <w:left w:val="nil"/>
              <w:bottom w:val="nil"/>
              <w:right w:val="nil"/>
            </w:tcBorders>
          </w:tcPr>
          <w:p w14:paraId="18E631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tc>
        <w:tc>
          <w:tcPr>
            <w:tcW w:w="1965" w:type="dxa"/>
            <w:tcBorders>
              <w:top w:val="nil"/>
              <w:left w:val="nil"/>
              <w:bottom w:val="nil"/>
              <w:right w:val="nil"/>
            </w:tcBorders>
          </w:tcPr>
          <w:p w14:paraId="51FA25E7"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t xml:space="preserve"> </w:t>
            </w:r>
            <w:r w:rsidRPr="000D3163">
              <w:rPr>
                <w:rFonts w:ascii="Garamond" w:hAnsi="Garamond"/>
                <w:b/>
                <w:szCs w:val="24"/>
              </w:rPr>
              <w:tab/>
              <w:t xml:space="preserve"> </w:t>
            </w:r>
          </w:p>
        </w:tc>
        <w:tc>
          <w:tcPr>
            <w:tcW w:w="3560" w:type="dxa"/>
            <w:tcBorders>
              <w:top w:val="nil"/>
              <w:left w:val="nil"/>
              <w:bottom w:val="nil"/>
              <w:right w:val="nil"/>
            </w:tcBorders>
          </w:tcPr>
          <w:p w14:paraId="048CE77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LESSEE: </w:t>
            </w:r>
          </w:p>
        </w:tc>
      </w:tr>
      <w:tr w:rsidR="00DD7F57" w:rsidRPr="000D3163" w14:paraId="731CA090" w14:textId="77777777" w:rsidTr="008F33C7">
        <w:trPr>
          <w:trHeight w:val="276"/>
        </w:trPr>
        <w:tc>
          <w:tcPr>
            <w:tcW w:w="2880" w:type="dxa"/>
            <w:tcBorders>
              <w:top w:val="nil"/>
              <w:left w:val="nil"/>
              <w:bottom w:val="nil"/>
              <w:right w:val="nil"/>
            </w:tcBorders>
          </w:tcPr>
          <w:p w14:paraId="105F7F0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97" w:type="dxa"/>
            <w:tcBorders>
              <w:top w:val="nil"/>
              <w:left w:val="nil"/>
              <w:bottom w:val="nil"/>
              <w:right w:val="nil"/>
            </w:tcBorders>
          </w:tcPr>
          <w:p w14:paraId="3A9A03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419615CF"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35CF7733" w14:textId="77777777" w:rsidR="00DD7F57" w:rsidRPr="000D3163" w:rsidRDefault="00DD7F57">
            <w:pPr>
              <w:spacing w:after="160" w:line="259" w:lineRule="auto"/>
              <w:ind w:left="0" w:right="0" w:firstLine="0"/>
              <w:jc w:val="left"/>
              <w:rPr>
                <w:rFonts w:ascii="Garamond" w:hAnsi="Garamond"/>
                <w:szCs w:val="24"/>
              </w:rPr>
            </w:pPr>
          </w:p>
        </w:tc>
      </w:tr>
    </w:tbl>
    <w:p w14:paraId="1413B701" w14:textId="37658341" w:rsidR="00FD2BC0" w:rsidRPr="000D3163" w:rsidRDefault="00FD2BC0" w:rsidP="00FD2BC0">
      <w:pPr>
        <w:tabs>
          <w:tab w:val="center" w:pos="720"/>
          <w:tab w:val="center" w:pos="1440"/>
          <w:tab w:val="center" w:pos="2160"/>
          <w:tab w:val="center" w:pos="2881"/>
          <w:tab w:val="center" w:pos="3601"/>
          <w:tab w:val="center" w:pos="4321"/>
          <w:tab w:val="center" w:pos="6839"/>
        </w:tabs>
        <w:ind w:left="-15" w:right="0" w:firstLine="0"/>
        <w:jc w:val="left"/>
        <w:rPr>
          <w:rFonts w:ascii="Garamond" w:hAnsi="Garamond"/>
          <w:szCs w:val="24"/>
        </w:rPr>
      </w:pP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del w:id="175" w:author="Adam Abdalla" w:date="2023-06-21T22:14:00Z">
        <w:r w:rsidR="00721022" w:rsidDel="00B6586C">
          <w:rPr>
            <w:rFonts w:ascii="Garamond" w:hAnsi="Garamond"/>
            <w:b/>
            <w:bCs/>
            <w:szCs w:val="24"/>
          </w:rPr>
          <w:delText>ALLIANCE SAFETY COUNCIL</w:delText>
        </w:r>
      </w:del>
      <w:ins w:id="176" w:author="Adam Abdalla" w:date="2023-06-21T22:14:00Z">
        <w:r w:rsidR="00B6586C">
          <w:rPr>
            <w:rFonts w:ascii="Garamond" w:hAnsi="Garamond"/>
            <w:b/>
            <w:bCs/>
            <w:szCs w:val="24"/>
          </w:rPr>
          <w:t>__________________</w:t>
        </w:r>
      </w:ins>
      <w:r w:rsidRPr="00FD2BC0">
        <w:rPr>
          <w:rFonts w:ascii="Garamond" w:hAnsi="Garamond"/>
          <w:szCs w:val="24"/>
        </w:rPr>
        <w:t>,</w:t>
      </w:r>
    </w:p>
    <w:p w14:paraId="53606579" w14:textId="2B78BE80" w:rsidR="00FD2BC0" w:rsidRPr="000D3163" w:rsidRDefault="00FD2BC0" w:rsidP="00FD2BC0">
      <w:pPr>
        <w:tabs>
          <w:tab w:val="center" w:pos="2160"/>
          <w:tab w:val="center" w:pos="2881"/>
          <w:tab w:val="center" w:pos="3601"/>
          <w:tab w:val="center" w:pos="4321"/>
          <w:tab w:val="center" w:pos="6030"/>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088C8BEC" wp14:editId="12E09DC6">
                <wp:simplePos x="0" y="0"/>
                <wp:positionH relativeFrom="column">
                  <wp:posOffset>0</wp:posOffset>
                </wp:positionH>
                <wp:positionV relativeFrom="paragraph">
                  <wp:posOffset>-24231</wp:posOffset>
                </wp:positionV>
                <wp:extent cx="1829054" cy="184405"/>
                <wp:effectExtent l="0" t="0" r="0" b="0"/>
                <wp:wrapNone/>
                <wp:docPr id="1813772954" name="Group 1813772954"/>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1152194846" name="Shape 3695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195005900" name="Shape 36952"/>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xmlns:w16du="http://schemas.microsoft.com/office/word/2023/wordml/word16du">
            <w:pict>
              <v:group w14:anchorId="44B33995" id="Group 1813772954" o:spid="_x0000_s1026" style="position:absolute;margin-left:0;margin-top:-1.9pt;width:2in;height:14.5pt;z-index:-251655168"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">
                <v:shape id="Shape 36951"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" path="m,l1829054,r,9144l,9144,,e" fillcolor="black" stroked="f" strokeweight="0">
                  <v:stroke miterlimit="83231f" joinstyle="miter"/>
                  <v:path arrowok="t" textboxrect="0,0,1829054,9144"/>
                </v:shape>
                <v:shape id="Shape 36952"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" path="m,l945185,r,9144l,9144,,e" fillcolor="black" stroked="f" strokeweight="0">
                  <v:stroke miterlimit="83231f" joinstyle="miter"/>
                  <v:path arrowok="t" textboxrect="0,0,945185,9144"/>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Pr>
          <w:rFonts w:ascii="Garamond" w:hAnsi="Garamond"/>
          <w:szCs w:val="24"/>
        </w:rPr>
        <w:t xml:space="preserve">      </w:t>
      </w:r>
      <w:r>
        <w:rPr>
          <w:rFonts w:ascii="Garamond" w:hAnsi="Garamond"/>
          <w:szCs w:val="24"/>
        </w:rPr>
        <w:tab/>
      </w:r>
      <w:r w:rsidRPr="000D3163">
        <w:rPr>
          <w:rFonts w:ascii="Garamond" w:hAnsi="Garamond"/>
          <w:szCs w:val="24"/>
        </w:rPr>
        <w:t xml:space="preserve">a </w:t>
      </w:r>
      <w:r w:rsidR="007F2B13">
        <w:rPr>
          <w:rFonts w:ascii="Garamond" w:hAnsi="Garamond"/>
          <w:szCs w:val="24"/>
        </w:rPr>
        <w:t>_____________________</w:t>
      </w:r>
    </w:p>
    <w:p w14:paraId="3421B111" w14:textId="77777777" w:rsidR="00FD2BC0" w:rsidRPr="000D3163" w:rsidRDefault="00FD2BC0" w:rsidP="00FD2BC0">
      <w:pPr>
        <w:tabs>
          <w:tab w:val="center" w:pos="720"/>
          <w:tab w:val="center" w:pos="1440"/>
          <w:tab w:val="center" w:pos="2160"/>
          <w:tab w:val="center" w:pos="2881"/>
          <w:tab w:val="center" w:pos="3601"/>
          <w:tab w:val="center" w:pos="4321"/>
          <w:tab w:val="center" w:pos="54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0D3163">
        <w:rPr>
          <w:rFonts w:ascii="Garamond" w:hAnsi="Garamond"/>
          <w:szCs w:val="24"/>
          <w:vertAlign w:val="subscript"/>
        </w:rPr>
        <w:t xml:space="preserve"> </w:t>
      </w:r>
    </w:p>
    <w:p w14:paraId="0B92B86A"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6B968D1"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1F6D724" w14:textId="77777777" w:rsidR="00FD2BC0" w:rsidRPr="000D3163" w:rsidRDefault="00FD2BC0" w:rsidP="00FD2BC0">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By: </w:t>
      </w:r>
      <w:r w:rsidRPr="000D3163">
        <w:rPr>
          <w:rFonts w:ascii="Garamond" w:hAnsi="Garamond"/>
          <w:szCs w:val="24"/>
        </w:rPr>
        <w:tab/>
        <w:t xml:space="preserve"> </w:t>
      </w:r>
      <w:r w:rsidRPr="000D3163">
        <w:rPr>
          <w:rFonts w:ascii="Garamond" w:eastAsia="Calibri" w:hAnsi="Garamond" w:cs="Calibri"/>
          <w:noProof/>
          <w:szCs w:val="24"/>
        </w:rPr>
        <mc:AlternateContent>
          <mc:Choice Requires="wpg">
            <w:drawing>
              <wp:inline distT="0" distB="0" distL="0" distR="0" wp14:anchorId="4E1181E1" wp14:editId="10B0837C">
                <wp:extent cx="1829054" cy="7620"/>
                <wp:effectExtent l="0" t="0" r="0" b="0"/>
                <wp:docPr id="2136362984" name="Group 213636298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1073943153" name="Shape 3695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du="http://schemas.microsoft.com/office/word/2023/wordml/word16du">
            <w:pict>
              <v:group w14:anchorId="26047751" id="Group 213636298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">
                <v:shape id="Shape 36955"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" path="m,l1829054,r,9144l,9144,,e" fillcolor="black" stroked="f" strokeweight="0">
                  <v:stroke miterlimit="83231f" joinstyle="miter"/>
                  <v:path arrowok="t" textboxrect="0,0,1829054,9144"/>
                </v:shape>
                <w10:anchorlock/>
              </v:group>
            </w:pict>
          </mc:Fallback>
        </mc:AlternateConten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55A86947" w14:textId="77777777" w:rsidR="00FD2BC0" w:rsidRPr="000D3163" w:rsidRDefault="00FD2BC0" w:rsidP="00FD2BC0">
      <w:pPr>
        <w:tabs>
          <w:tab w:val="center" w:pos="2160"/>
          <w:tab w:val="center" w:pos="2881"/>
          <w:tab w:val="center" w:pos="3601"/>
          <w:tab w:val="center" w:pos="4321"/>
          <w:tab w:val="center" w:pos="5041"/>
          <w:tab w:val="center" w:pos="6859"/>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62336" behindDoc="1" locked="0" layoutInCell="1" allowOverlap="1" wp14:anchorId="5EB0F15B" wp14:editId="45280A92">
                <wp:simplePos x="0" y="0"/>
                <wp:positionH relativeFrom="column">
                  <wp:posOffset>0</wp:posOffset>
                </wp:positionH>
                <wp:positionV relativeFrom="paragraph">
                  <wp:posOffset>-24230</wp:posOffset>
                </wp:positionV>
                <wp:extent cx="1829054" cy="184403"/>
                <wp:effectExtent l="0" t="0" r="0" b="0"/>
                <wp:wrapNone/>
                <wp:docPr id="1129957236" name="Group 112995723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1424915129" name="Shape 3695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795574467" name="Shape 36958"/>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xmlns:w16du="http://schemas.microsoft.com/office/word/2023/wordml/word16du">
            <w:pict>
              <v:group w14:anchorId="5F6CCC2E" id="Group 1129957236" o:spid="_x0000_s1026" style="position:absolute;margin-left:0;margin-top:-1.9pt;width:2in;height:14.5pt;z-index:-251654144"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">
                <v:shape id="Shape 36957"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" path="m,l1829054,r,9144l,9144,,e" fillcolor="black" stroked="f" strokeweight="0">
                  <v:stroke miterlimit="83231f" joinstyle="miter"/>
                  <v:path arrowok="t" textboxrect="0,0,1829054,9144"/>
                </v:shape>
                <v:shape id="Shape 36958"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" path="m,l945185,r,9144l,9144,,e" fillcolor="black" stroked="f" strokeweight="0">
                  <v:stroke miterlimit="83231f" joinstyle="miter"/>
                  <v:path arrowok="t" textboxrect="0,0,945185,9144"/>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___________________</w:t>
      </w:r>
      <w:r>
        <w:rPr>
          <w:rFonts w:ascii="Garamond" w:hAnsi="Garamond"/>
          <w:szCs w:val="24"/>
        </w:rPr>
        <w:t>____________</w:t>
      </w:r>
    </w:p>
    <w:p w14:paraId="38DBA388" w14:textId="77777777" w:rsidR="00FD2BC0" w:rsidRPr="000D3163" w:rsidRDefault="00FD2BC0" w:rsidP="00FD2BC0">
      <w:pPr>
        <w:tabs>
          <w:tab w:val="center" w:pos="720"/>
          <w:tab w:val="center" w:pos="1440"/>
          <w:tab w:val="center" w:pos="2160"/>
          <w:tab w:val="center" w:pos="2881"/>
          <w:tab w:val="center" w:pos="3601"/>
          <w:tab w:val="center" w:pos="4321"/>
          <w:tab w:val="center" w:pos="5041"/>
          <w:tab w:val="center" w:pos="66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____________________</w:t>
      </w:r>
      <w:r>
        <w:rPr>
          <w:rFonts w:ascii="Garamond" w:hAnsi="Garamond"/>
          <w:szCs w:val="24"/>
        </w:rPr>
        <w:t>___________</w:t>
      </w:r>
    </w:p>
    <w:p w14:paraId="5D1D70F8"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83CEC2"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9FBB32"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EDD5B63" w14:textId="77777777" w:rsidR="00FD2BC0" w:rsidRPr="000D3163" w:rsidRDefault="00FD2BC0" w:rsidP="00FD2BC0">
      <w:pPr>
        <w:tabs>
          <w:tab w:val="center" w:pos="468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_________________________________ </w:t>
      </w:r>
    </w:p>
    <w:p w14:paraId="5D079FDB" w14:textId="77777777" w:rsidR="00FD2BC0" w:rsidRPr="000D3163" w:rsidRDefault="00FD2BC0" w:rsidP="00FD2BC0">
      <w:pPr>
        <w:tabs>
          <w:tab w:val="center" w:pos="468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Notary Public </w:t>
      </w:r>
    </w:p>
    <w:p w14:paraId="44F75BE9" w14:textId="675F6FBD" w:rsidR="00FD2BC0" w:rsidRDefault="00FD2BC0">
      <w:pPr>
        <w:spacing w:after="160" w:line="259" w:lineRule="auto"/>
        <w:ind w:left="0" w:right="0" w:firstLine="0"/>
        <w:jc w:val="left"/>
        <w:rPr>
          <w:rFonts w:ascii="Garamond" w:hAnsi="Garamond"/>
          <w:szCs w:val="24"/>
        </w:rPr>
      </w:pPr>
      <w:r>
        <w:rPr>
          <w:rFonts w:ascii="Garamond" w:hAnsi="Garamond"/>
          <w:szCs w:val="24"/>
        </w:rPr>
        <w:br w:type="page"/>
      </w:r>
    </w:p>
    <w:p w14:paraId="534E9753" w14:textId="77777777" w:rsidR="00DD7F57" w:rsidRPr="000D3163" w:rsidRDefault="00DD7F57">
      <w:pPr>
        <w:spacing w:after="0" w:line="259" w:lineRule="auto"/>
        <w:ind w:left="0" w:right="0" w:firstLine="0"/>
        <w:jc w:val="left"/>
        <w:rPr>
          <w:rFonts w:ascii="Garamond" w:hAnsi="Garamond"/>
          <w:szCs w:val="24"/>
        </w:rPr>
      </w:pPr>
    </w:p>
    <w:p w14:paraId="0B19FCD5" w14:textId="77777777" w:rsidR="00DD7F57" w:rsidRPr="000D3163" w:rsidRDefault="00827483">
      <w:pPr>
        <w:spacing w:after="0" w:line="259" w:lineRule="auto"/>
        <w:ind w:right="11"/>
        <w:jc w:val="center"/>
        <w:rPr>
          <w:rFonts w:ascii="Garamond" w:hAnsi="Garamond"/>
          <w:szCs w:val="24"/>
        </w:rPr>
      </w:pPr>
      <w:r w:rsidRPr="000D3163">
        <w:rPr>
          <w:rFonts w:ascii="Garamond" w:hAnsi="Garamond"/>
          <w:b/>
          <w:szCs w:val="24"/>
        </w:rPr>
        <w:t>SCHEDULE  A</w:t>
      </w:r>
    </w:p>
    <w:p w14:paraId="7F0533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597563C" w14:textId="77777777" w:rsidR="00DD7F57" w:rsidRPr="000D3163" w:rsidRDefault="00827483">
      <w:pPr>
        <w:spacing w:after="0" w:line="259" w:lineRule="auto"/>
        <w:ind w:left="1748" w:right="0"/>
        <w:jc w:val="left"/>
        <w:rPr>
          <w:rFonts w:ascii="Garamond" w:hAnsi="Garamond"/>
          <w:szCs w:val="24"/>
        </w:rPr>
      </w:pPr>
      <w:r w:rsidRPr="000D3163">
        <w:rPr>
          <w:rFonts w:ascii="Garamond" w:hAnsi="Garamond"/>
          <w:b/>
          <w:szCs w:val="24"/>
        </w:rPr>
        <w:t xml:space="preserve">BOULEVARD SHOPPING CENTER PROPERTY PLAT </w:t>
      </w:r>
    </w:p>
    <w:p w14:paraId="19D3DD4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FDD4123" w14:textId="77777777" w:rsidR="00DD7F57" w:rsidRPr="000D3163" w:rsidRDefault="00827483">
      <w:pPr>
        <w:pStyle w:val="Heading1"/>
        <w:ind w:right="9"/>
        <w:rPr>
          <w:rFonts w:ascii="Garamond" w:hAnsi="Garamond"/>
          <w:szCs w:val="24"/>
        </w:rPr>
      </w:pPr>
      <w:r w:rsidRPr="000D3163">
        <w:rPr>
          <w:rFonts w:ascii="Garamond" w:hAnsi="Garamond"/>
          <w:szCs w:val="24"/>
        </w:rPr>
        <w:lastRenderedPageBreak/>
        <w:t xml:space="preserve">SHOWING PREMISES LEASED </w:t>
      </w:r>
    </w:p>
    <w:p w14:paraId="1618D314" w14:textId="77777777" w:rsidR="00DD7F57" w:rsidRPr="000D3163" w:rsidRDefault="00827483">
      <w:pPr>
        <w:spacing w:after="0" w:line="259" w:lineRule="auto"/>
        <w:ind w:left="0" w:right="1207" w:firstLine="0"/>
        <w:jc w:val="right"/>
        <w:rPr>
          <w:rFonts w:ascii="Garamond" w:hAnsi="Garamond"/>
          <w:szCs w:val="24"/>
        </w:rPr>
      </w:pPr>
      <w:r w:rsidRPr="000D3163">
        <w:rPr>
          <w:rFonts w:ascii="Garamond" w:hAnsi="Garamond"/>
          <w:noProof/>
          <w:szCs w:val="24"/>
        </w:rPr>
        <w:drawing>
          <wp:inline distT="0" distB="0" distL="0" distR="0" wp14:anchorId="3B8BF395" wp14:editId="02E24A52">
            <wp:extent cx="4336204" cy="6504306"/>
            <wp:effectExtent l="0" t="0" r="7620" b="0"/>
            <wp:docPr id="3725" name="Picture 3725"/>
            <wp:cNvGraphicFramePr/>
            <a:graphic xmlns:a="http://schemas.openxmlformats.org/drawingml/2006/main">
              <a:graphicData uri="http://schemas.openxmlformats.org/drawingml/2006/picture">
                <pic:pic xmlns:pic="http://schemas.openxmlformats.org/drawingml/2006/picture">
                  <pic:nvPicPr>
                    <pic:cNvPr id="3725" name="Picture 37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36204" cy="6504306"/>
                    </a:xfrm>
                    <a:prstGeom prst="rect">
                      <a:avLst/>
                    </a:prstGeom>
                  </pic:spPr>
                </pic:pic>
              </a:graphicData>
            </a:graphic>
          </wp:inline>
        </w:drawing>
      </w:r>
      <w:r w:rsidRPr="000D3163">
        <w:rPr>
          <w:rFonts w:ascii="Garamond" w:hAnsi="Garamond"/>
          <w:b/>
          <w:szCs w:val="24"/>
        </w:rPr>
        <w:t xml:space="preserve"> </w:t>
      </w:r>
    </w:p>
    <w:p w14:paraId="43DC8897" w14:textId="77777777" w:rsidR="00FD2BC0" w:rsidRDefault="00FD2BC0">
      <w:pPr>
        <w:spacing w:after="160" w:line="259" w:lineRule="auto"/>
        <w:ind w:left="0" w:right="0" w:firstLine="0"/>
        <w:jc w:val="left"/>
        <w:rPr>
          <w:rFonts w:ascii="Garamond" w:hAnsi="Garamond"/>
          <w:szCs w:val="24"/>
        </w:rPr>
      </w:pPr>
      <w:r>
        <w:rPr>
          <w:rFonts w:ascii="Garamond" w:hAnsi="Garamond"/>
          <w:szCs w:val="24"/>
        </w:rPr>
        <w:br w:type="page"/>
      </w:r>
    </w:p>
    <w:p w14:paraId="4B4E1CFE" w14:textId="77777777" w:rsidR="00FD2BC0" w:rsidRDefault="00FD2BC0">
      <w:pPr>
        <w:spacing w:after="160" w:line="259" w:lineRule="auto"/>
        <w:ind w:left="0" w:right="0" w:firstLine="0"/>
        <w:jc w:val="left"/>
        <w:rPr>
          <w:rFonts w:ascii="Garamond" w:hAnsi="Garamond"/>
          <w:szCs w:val="24"/>
        </w:rPr>
      </w:pPr>
    </w:p>
    <w:p w14:paraId="397D3185" w14:textId="45A5B710" w:rsidR="00FD2BC0" w:rsidRDefault="00FD2BC0" w:rsidP="007F2B13">
      <w:pPr>
        <w:spacing w:after="160" w:line="259" w:lineRule="auto"/>
        <w:ind w:left="0" w:right="0" w:firstLine="0"/>
        <w:jc w:val="center"/>
        <w:rPr>
          <w:rFonts w:ascii="Garamond" w:hAnsi="Garamond"/>
          <w:szCs w:val="24"/>
        </w:rPr>
      </w:pPr>
      <w:r w:rsidRPr="00FD2BC0">
        <w:rPr>
          <w:rFonts w:ascii="Garamond" w:hAnsi="Garamond"/>
          <w:noProof/>
          <w:szCs w:val="24"/>
        </w:rPr>
        <w:drawing>
          <wp:inline distT="0" distB="0" distL="0" distR="0" wp14:anchorId="16611AE4" wp14:editId="15264D97">
            <wp:extent cx="3467100" cy="6255077"/>
            <wp:effectExtent l="0" t="0" r="0" b="0"/>
            <wp:docPr id="185327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68895" cy="6258315"/>
                    </a:xfrm>
                    <a:prstGeom prst="rect">
                      <a:avLst/>
                    </a:prstGeom>
                    <a:noFill/>
                    <a:ln>
                      <a:noFill/>
                    </a:ln>
                  </pic:spPr>
                </pic:pic>
              </a:graphicData>
            </a:graphic>
          </wp:inline>
        </w:drawing>
      </w:r>
    </w:p>
    <w:p w14:paraId="718BC391" w14:textId="77777777" w:rsidR="00FD2BC0" w:rsidRDefault="00FD2BC0">
      <w:pPr>
        <w:spacing w:after="160" w:line="259" w:lineRule="auto"/>
        <w:ind w:left="0" w:right="0" w:firstLine="0"/>
        <w:jc w:val="left"/>
        <w:rPr>
          <w:rFonts w:ascii="Garamond" w:hAnsi="Garamond"/>
          <w:szCs w:val="24"/>
        </w:rPr>
      </w:pPr>
    </w:p>
    <w:p w14:paraId="6CBFE8A9" w14:textId="77777777" w:rsidR="00FD2BC0" w:rsidRDefault="00FD2BC0">
      <w:pPr>
        <w:spacing w:after="160" w:line="259" w:lineRule="auto"/>
        <w:ind w:left="0" w:right="0" w:firstLine="0"/>
        <w:jc w:val="left"/>
        <w:rPr>
          <w:rFonts w:ascii="Garamond" w:hAnsi="Garamond"/>
          <w:b/>
          <w:szCs w:val="24"/>
        </w:rPr>
      </w:pPr>
    </w:p>
    <w:p w14:paraId="51666761" w14:textId="6FFFD007" w:rsidR="00DD7F57" w:rsidRPr="000D3163" w:rsidRDefault="00827483">
      <w:pPr>
        <w:pStyle w:val="Heading1"/>
        <w:ind w:right="10"/>
        <w:rPr>
          <w:rFonts w:ascii="Garamond" w:hAnsi="Garamond"/>
          <w:szCs w:val="24"/>
        </w:rPr>
      </w:pPr>
      <w:r w:rsidRPr="000D3163">
        <w:rPr>
          <w:rFonts w:ascii="Garamond" w:hAnsi="Garamond"/>
          <w:szCs w:val="24"/>
        </w:rPr>
        <w:lastRenderedPageBreak/>
        <w:t xml:space="preserve"> SCHEDULE   B</w:t>
      </w:r>
    </w:p>
    <w:p w14:paraId="6098C82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043912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B247138" w14:textId="77777777" w:rsidR="00DD7F57" w:rsidRPr="000D3163" w:rsidRDefault="00827483">
      <w:pPr>
        <w:spacing w:after="0" w:line="259" w:lineRule="auto"/>
        <w:ind w:right="2083"/>
        <w:jc w:val="right"/>
        <w:rPr>
          <w:rFonts w:ascii="Garamond" w:hAnsi="Garamond"/>
          <w:szCs w:val="24"/>
        </w:rPr>
      </w:pPr>
      <w:r w:rsidRPr="000D3163">
        <w:rPr>
          <w:rFonts w:ascii="Garamond" w:hAnsi="Garamond"/>
          <w:b/>
          <w:szCs w:val="24"/>
        </w:rPr>
        <w:t xml:space="preserve">BOULEVARD SHOPPING CENTER PROPERTY </w:t>
      </w:r>
    </w:p>
    <w:p w14:paraId="601821F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8DC22E1" w14:textId="77777777" w:rsidR="00DD7F57" w:rsidRPr="000D3163" w:rsidRDefault="00827483">
      <w:pPr>
        <w:spacing w:after="0" w:line="259" w:lineRule="auto"/>
        <w:ind w:right="2492"/>
        <w:jc w:val="right"/>
        <w:rPr>
          <w:rFonts w:ascii="Garamond" w:hAnsi="Garamond"/>
          <w:szCs w:val="24"/>
        </w:rPr>
      </w:pPr>
      <w:r w:rsidRPr="000D3163">
        <w:rPr>
          <w:rFonts w:ascii="Garamond" w:hAnsi="Garamond"/>
          <w:b/>
          <w:szCs w:val="24"/>
        </w:rPr>
        <w:t xml:space="preserve">SITE PLAN SHOWING COMMON AREA </w:t>
      </w:r>
    </w:p>
    <w:p w14:paraId="5032C7E9" w14:textId="77777777" w:rsidR="00DD7F57" w:rsidRPr="000D3163" w:rsidRDefault="00827483">
      <w:pPr>
        <w:spacing w:after="0" w:line="259" w:lineRule="auto"/>
        <w:ind w:left="112" w:right="0" w:firstLine="0"/>
        <w:jc w:val="center"/>
        <w:rPr>
          <w:rFonts w:ascii="Garamond" w:hAnsi="Garamond"/>
          <w:szCs w:val="24"/>
        </w:rPr>
      </w:pPr>
      <w:r w:rsidRPr="000D3163">
        <w:rPr>
          <w:rFonts w:ascii="Garamond" w:eastAsia="Courier New" w:hAnsi="Garamond" w:cs="Courier New"/>
          <w:szCs w:val="24"/>
        </w:rPr>
        <w:t xml:space="preserve"> </w:t>
      </w:r>
    </w:p>
    <w:p w14:paraId="472C1BFF" w14:textId="77777777" w:rsidR="00DD7F57" w:rsidRPr="000D3163" w:rsidRDefault="00827483">
      <w:pPr>
        <w:spacing w:after="0" w:line="259" w:lineRule="auto"/>
        <w:ind w:left="1214" w:right="0" w:firstLine="0"/>
        <w:jc w:val="left"/>
        <w:rPr>
          <w:rFonts w:ascii="Garamond" w:hAnsi="Garamond"/>
          <w:szCs w:val="24"/>
        </w:rPr>
      </w:pPr>
      <w:r w:rsidRPr="000D3163">
        <w:rPr>
          <w:rFonts w:ascii="Garamond" w:hAnsi="Garamond"/>
          <w:noProof/>
          <w:szCs w:val="24"/>
        </w:rPr>
        <w:drawing>
          <wp:inline distT="0" distB="0" distL="0" distR="0" wp14:anchorId="105A7AFC" wp14:editId="7A2CC98C">
            <wp:extent cx="4458335" cy="6195695"/>
            <wp:effectExtent l="0" t="0" r="0" b="0"/>
            <wp:docPr id="3763" name="Picture 3763"/>
            <wp:cNvGraphicFramePr/>
            <a:graphic xmlns:a="http://schemas.openxmlformats.org/drawingml/2006/main">
              <a:graphicData uri="http://schemas.openxmlformats.org/drawingml/2006/picture">
                <pic:pic xmlns:pic="http://schemas.openxmlformats.org/drawingml/2006/picture">
                  <pic:nvPicPr>
                    <pic:cNvPr id="3763" name="Picture 3763"/>
                    <pic:cNvPicPr/>
                  </pic:nvPicPr>
                  <pic:blipFill>
                    <a:blip r:embed="rId13"/>
                    <a:stretch>
                      <a:fillRect/>
                    </a:stretch>
                  </pic:blipFill>
                  <pic:spPr>
                    <a:xfrm>
                      <a:off x="0" y="0"/>
                      <a:ext cx="4458335" cy="6195695"/>
                    </a:xfrm>
                    <a:prstGeom prst="rect">
                      <a:avLst/>
                    </a:prstGeom>
                  </pic:spPr>
                </pic:pic>
              </a:graphicData>
            </a:graphic>
          </wp:inline>
        </w:drawing>
      </w:r>
    </w:p>
    <w:p w14:paraId="023AE420" w14:textId="77777777" w:rsidR="00DD7F57" w:rsidRPr="000D3163" w:rsidRDefault="00827483">
      <w:pPr>
        <w:spacing w:after="0" w:line="259" w:lineRule="auto"/>
        <w:ind w:right="8"/>
        <w:jc w:val="center"/>
        <w:rPr>
          <w:rFonts w:ascii="Garamond" w:hAnsi="Garamond"/>
          <w:szCs w:val="24"/>
        </w:rPr>
      </w:pPr>
      <w:r w:rsidRPr="000D3163">
        <w:rPr>
          <w:rFonts w:ascii="Garamond" w:hAnsi="Garamond"/>
          <w:b/>
          <w:szCs w:val="24"/>
        </w:rPr>
        <w:lastRenderedPageBreak/>
        <w:t>SCHEDULE C</w:t>
      </w:r>
    </w:p>
    <w:p w14:paraId="284E54FA" w14:textId="77777777" w:rsidR="00DD7F57" w:rsidRPr="000D3163" w:rsidRDefault="00827483">
      <w:pPr>
        <w:spacing w:after="24" w:line="259" w:lineRule="auto"/>
        <w:ind w:left="0" w:right="0" w:firstLine="0"/>
        <w:jc w:val="left"/>
        <w:rPr>
          <w:rFonts w:ascii="Garamond" w:hAnsi="Garamond"/>
          <w:szCs w:val="24"/>
        </w:rPr>
      </w:pPr>
      <w:r w:rsidRPr="000D3163">
        <w:rPr>
          <w:rFonts w:ascii="Garamond" w:hAnsi="Garamond"/>
          <w:szCs w:val="24"/>
        </w:rPr>
        <w:t xml:space="preserve"> </w:t>
      </w:r>
    </w:p>
    <w:p w14:paraId="601EBAE2"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15F46C8F" w14:textId="77777777" w:rsidR="00DD7F57" w:rsidRPr="000D3163" w:rsidRDefault="00827483">
      <w:pPr>
        <w:pStyle w:val="Heading1"/>
        <w:ind w:right="11"/>
        <w:rPr>
          <w:rFonts w:ascii="Garamond" w:hAnsi="Garamond"/>
          <w:szCs w:val="24"/>
        </w:rPr>
      </w:pPr>
      <w:r w:rsidRPr="000D3163">
        <w:rPr>
          <w:rFonts w:ascii="Garamond" w:hAnsi="Garamond"/>
          <w:szCs w:val="24"/>
        </w:rPr>
        <w:t xml:space="preserve">THE BOULEVARD SHOPPING CENTER PROPERTY RULES AND REGULATIONS </w:t>
      </w:r>
    </w:p>
    <w:p w14:paraId="5CF57879" w14:textId="77777777" w:rsidR="00DD7F57" w:rsidRPr="000D3163" w:rsidRDefault="00827483">
      <w:pPr>
        <w:spacing w:after="20" w:line="259" w:lineRule="auto"/>
        <w:ind w:left="0" w:right="0" w:firstLine="0"/>
        <w:jc w:val="left"/>
        <w:rPr>
          <w:rFonts w:ascii="Garamond" w:hAnsi="Garamond"/>
          <w:szCs w:val="24"/>
        </w:rPr>
      </w:pPr>
      <w:r w:rsidRPr="000D3163">
        <w:rPr>
          <w:rFonts w:ascii="Garamond" w:hAnsi="Garamond"/>
          <w:b/>
          <w:szCs w:val="24"/>
        </w:rPr>
        <w:t xml:space="preserve"> </w:t>
      </w:r>
    </w:p>
    <w:p w14:paraId="4F12B2FC" w14:textId="3EA6D549"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B694FEE" w14:textId="77777777" w:rsidR="00DD7F57" w:rsidRPr="000D3163" w:rsidRDefault="00827483">
      <w:pPr>
        <w:ind w:left="-5" w:right="0"/>
        <w:rPr>
          <w:rFonts w:ascii="Garamond" w:hAnsi="Garamond"/>
          <w:szCs w:val="24"/>
        </w:rPr>
      </w:pPr>
      <w:r w:rsidRPr="000D3163">
        <w:rPr>
          <w:rFonts w:ascii="Garamond" w:hAnsi="Garamond"/>
          <w:szCs w:val="24"/>
        </w:rPr>
        <w:t xml:space="preserve">All loading and unloading of goods shall be done only at such times, in the areas, and through the entrances, designated for such purposes by Lessor. </w:t>
      </w:r>
    </w:p>
    <w:p w14:paraId="322C23E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269D823" w14:textId="77777777" w:rsidR="00DD7F57" w:rsidRPr="000D3163" w:rsidRDefault="00827483">
      <w:pPr>
        <w:ind w:left="-5" w:right="0"/>
        <w:rPr>
          <w:rFonts w:ascii="Garamond" w:hAnsi="Garamond"/>
          <w:szCs w:val="24"/>
        </w:rPr>
      </w:pPr>
      <w:r w:rsidRPr="000D3163">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1195AF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6805397" w14:textId="77777777" w:rsidR="00DD7F57" w:rsidRPr="000D3163" w:rsidRDefault="00827483">
      <w:pPr>
        <w:ind w:left="-5" w:right="0"/>
        <w:rPr>
          <w:rFonts w:ascii="Garamond" w:hAnsi="Garamond"/>
          <w:szCs w:val="24"/>
        </w:rPr>
      </w:pPr>
      <w:r w:rsidRPr="000D3163">
        <w:rPr>
          <w:rFonts w:ascii="Garamond" w:hAnsi="Garamond"/>
          <w:szCs w:val="24"/>
        </w:rPr>
        <w:t xml:space="preserve">All garbage and refuse shall be kept in the kind of container or receptacle specified by Lessor, and shall be placed in the area outside of the Premises prepared for collection in the manner and at the times and places specified by Lessor. </w:t>
      </w:r>
    </w:p>
    <w:p w14:paraId="74138AF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C80286" w14:textId="77777777" w:rsidR="00DD7F57" w:rsidRPr="000D3163" w:rsidRDefault="00827483">
      <w:pPr>
        <w:ind w:left="-5" w:right="0"/>
        <w:rPr>
          <w:rFonts w:ascii="Garamond" w:hAnsi="Garamond"/>
          <w:szCs w:val="24"/>
        </w:rPr>
      </w:pPr>
      <w:r w:rsidRPr="000D3163">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101596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486683" w14:textId="77777777" w:rsidR="00DD7F57" w:rsidRPr="000D3163" w:rsidRDefault="00827483">
      <w:pPr>
        <w:ind w:left="-5" w:right="0"/>
        <w:rPr>
          <w:rFonts w:ascii="Garamond" w:hAnsi="Garamond"/>
          <w:szCs w:val="24"/>
        </w:rPr>
      </w:pPr>
      <w:r w:rsidRPr="000D3163">
        <w:rPr>
          <w:rFonts w:ascii="Garamond" w:hAnsi="Garamond"/>
          <w:szCs w:val="24"/>
        </w:rPr>
        <w:t xml:space="preserve">No loud speakers, televisions, phonographs, radios, or other devices shall be used in a manner so as to be heard or seen outside of the Premises without the prior written consent of Lessor. </w:t>
      </w:r>
    </w:p>
    <w:p w14:paraId="1F91701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867E59"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27A9DB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A4AF637" w14:textId="77777777" w:rsidR="00DD7F57" w:rsidRPr="000D3163" w:rsidRDefault="00827483">
      <w:pPr>
        <w:ind w:left="-5" w:right="0"/>
        <w:rPr>
          <w:rFonts w:ascii="Garamond" w:hAnsi="Garamond"/>
          <w:szCs w:val="24"/>
        </w:rPr>
      </w:pPr>
      <w:r w:rsidRPr="000D3163">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8D468C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7C4A177" w14:textId="77777777" w:rsidR="00DD7F57" w:rsidRPr="000D3163" w:rsidRDefault="00827483">
      <w:pPr>
        <w:ind w:left="-5" w:right="0"/>
        <w:rPr>
          <w:rFonts w:ascii="Garamond" w:hAnsi="Garamond"/>
          <w:szCs w:val="24"/>
        </w:rPr>
      </w:pPr>
      <w:r w:rsidRPr="000D3163">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0D731FC9" w14:textId="77777777" w:rsidR="00DD7F57" w:rsidRPr="000D3163" w:rsidRDefault="00827483">
      <w:pPr>
        <w:spacing w:after="10" w:line="259" w:lineRule="auto"/>
        <w:ind w:left="0" w:right="0" w:firstLine="0"/>
        <w:jc w:val="left"/>
        <w:rPr>
          <w:rFonts w:ascii="Garamond" w:hAnsi="Garamond"/>
          <w:szCs w:val="24"/>
        </w:rPr>
      </w:pPr>
      <w:r w:rsidRPr="000D3163">
        <w:rPr>
          <w:rFonts w:ascii="Garamond" w:hAnsi="Garamond"/>
          <w:szCs w:val="24"/>
        </w:rPr>
        <w:t xml:space="preserve">  </w:t>
      </w:r>
    </w:p>
    <w:p w14:paraId="1497156C" w14:textId="77777777" w:rsidR="00DD7F57" w:rsidRPr="000D3163" w:rsidRDefault="00827483">
      <w:pPr>
        <w:ind w:left="-5" w:right="0"/>
        <w:rPr>
          <w:rFonts w:ascii="Garamond" w:hAnsi="Garamond"/>
          <w:szCs w:val="24"/>
        </w:rPr>
      </w:pPr>
      <w:r w:rsidRPr="000D3163">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031D9A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1CDC6B3"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6E4C8EE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123405" w14:textId="77777777" w:rsidR="00DD7F57" w:rsidRPr="000D3163" w:rsidRDefault="00827483">
      <w:pPr>
        <w:ind w:left="-5" w:right="0"/>
        <w:rPr>
          <w:rFonts w:ascii="Garamond" w:hAnsi="Garamond"/>
          <w:szCs w:val="24"/>
        </w:rPr>
      </w:pPr>
      <w:r w:rsidRPr="000D3163">
        <w:rPr>
          <w:rFonts w:ascii="Garamond" w:hAnsi="Garamond"/>
          <w:szCs w:val="24"/>
        </w:rPr>
        <w:t xml:space="preserve">Lessee and Lessee’s employees shall park their cars only in those parking areas designated for that purpose by Lessor. </w:t>
      </w:r>
    </w:p>
    <w:p w14:paraId="7762550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656DCD"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58320D0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32B21FC"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8C382D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80023E"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6CE2F9E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9B37F0"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0FBDE49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2F7CFCD" w14:textId="77777777" w:rsidR="00DD7F57" w:rsidRPr="000D3163" w:rsidRDefault="00827483">
      <w:pPr>
        <w:ind w:left="-5" w:right="0"/>
        <w:rPr>
          <w:rFonts w:ascii="Garamond" w:hAnsi="Garamond"/>
          <w:szCs w:val="24"/>
        </w:rPr>
      </w:pPr>
      <w:r w:rsidRPr="000D3163">
        <w:rPr>
          <w:rFonts w:ascii="Garamond" w:hAnsi="Garamond"/>
          <w:szCs w:val="24"/>
        </w:rP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Years Day, Mardi Gras Day, Easter Sunday, Thanksgiving Day and Christmas Day. </w:t>
      </w:r>
    </w:p>
    <w:p w14:paraId="77EB958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D37240" w14:textId="77777777" w:rsidR="00DD7F57" w:rsidRPr="000D3163" w:rsidRDefault="00827483">
      <w:pPr>
        <w:ind w:left="-5" w:right="0"/>
        <w:rPr>
          <w:rFonts w:ascii="Garamond" w:hAnsi="Garamond"/>
          <w:szCs w:val="24"/>
        </w:rPr>
      </w:pPr>
      <w:r w:rsidRPr="000D3163">
        <w:rPr>
          <w:rFonts w:ascii="Garamond" w:hAnsi="Garamond"/>
          <w:szCs w:val="24"/>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01D2B98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C240CF8" w14:textId="77777777" w:rsidR="00DD7F57" w:rsidRPr="000D3163" w:rsidRDefault="00827483">
      <w:pPr>
        <w:ind w:left="-5" w:right="0"/>
        <w:rPr>
          <w:rFonts w:ascii="Garamond" w:hAnsi="Garamond"/>
          <w:szCs w:val="24"/>
        </w:rPr>
      </w:pPr>
      <w:r w:rsidRPr="000D3163">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5E123DE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CDE3733"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3F8A4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4C9B29C"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68D5D4A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E4AE2A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br w:type="page"/>
      </w:r>
    </w:p>
    <w:p w14:paraId="49E6FDE9" w14:textId="77777777" w:rsidR="00DD7F57" w:rsidRPr="000D3163" w:rsidRDefault="00827483">
      <w:pPr>
        <w:spacing w:after="0" w:line="259" w:lineRule="auto"/>
        <w:ind w:right="8"/>
        <w:jc w:val="center"/>
        <w:rPr>
          <w:rFonts w:ascii="Garamond" w:hAnsi="Garamond"/>
          <w:szCs w:val="24"/>
        </w:rPr>
      </w:pPr>
      <w:r w:rsidRPr="000D3163">
        <w:rPr>
          <w:rFonts w:ascii="Garamond" w:hAnsi="Garamond"/>
          <w:b/>
          <w:szCs w:val="24"/>
        </w:rPr>
        <w:lastRenderedPageBreak/>
        <w:t xml:space="preserve">SCHEDULE D </w:t>
      </w:r>
    </w:p>
    <w:p w14:paraId="3DA79F3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295184A"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0CD1B803" w14:textId="77777777" w:rsidR="00DD7F57" w:rsidRPr="000D3163" w:rsidRDefault="00827483">
      <w:pPr>
        <w:spacing w:after="0" w:line="259" w:lineRule="auto"/>
        <w:ind w:right="14"/>
        <w:jc w:val="center"/>
        <w:rPr>
          <w:rFonts w:ascii="Garamond" w:hAnsi="Garamond"/>
          <w:szCs w:val="24"/>
        </w:rPr>
      </w:pPr>
      <w:r w:rsidRPr="000D3163">
        <w:rPr>
          <w:rFonts w:ascii="Garamond" w:hAnsi="Garamond"/>
          <w:b/>
          <w:szCs w:val="24"/>
        </w:rPr>
        <w:t xml:space="preserve">DESIGN CRITERIA FOR LESSEE SIGNS </w:t>
      </w:r>
    </w:p>
    <w:p w14:paraId="648CF87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F25FCD4" w14:textId="77777777" w:rsidR="00DD7F57" w:rsidRPr="000D3163" w:rsidRDefault="00827483">
      <w:pPr>
        <w:pStyle w:val="Heading1"/>
        <w:rPr>
          <w:rFonts w:ascii="Garamond" w:hAnsi="Garamond"/>
          <w:szCs w:val="24"/>
        </w:rPr>
      </w:pPr>
      <w:r w:rsidRPr="000D3163">
        <w:rPr>
          <w:rFonts w:ascii="Garamond" w:hAnsi="Garamond"/>
          <w:szCs w:val="24"/>
        </w:rPr>
        <w:t xml:space="preserve">AT THE BOULEVARD SHOPPING CENTER </w:t>
      </w:r>
    </w:p>
    <w:p w14:paraId="3F60F89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62D1C0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B985531" w14:textId="77777777" w:rsidR="00DD7F57" w:rsidRPr="000D3163" w:rsidRDefault="00827483">
      <w:pPr>
        <w:ind w:left="-5" w:right="0"/>
        <w:rPr>
          <w:rFonts w:ascii="Garamond" w:hAnsi="Garamond"/>
          <w:szCs w:val="24"/>
        </w:rPr>
      </w:pPr>
      <w:r w:rsidRPr="000D3163">
        <w:rPr>
          <w:rFonts w:ascii="Garamond" w:hAnsi="Garamond"/>
          <w:szCs w:val="24"/>
        </w:rPr>
        <w:t xml:space="preserve">Lessee’s sign or signs shall be store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E08F1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31E7E4" w14:textId="77777777" w:rsidR="00DD7F57" w:rsidRPr="000D3163" w:rsidRDefault="00827483">
      <w:pPr>
        <w:ind w:left="-5" w:right="0"/>
        <w:rPr>
          <w:rFonts w:ascii="Garamond" w:hAnsi="Garamond"/>
          <w:szCs w:val="24"/>
        </w:rPr>
      </w:pPr>
      <w:r w:rsidRPr="000D3163">
        <w:rPr>
          <w:rFonts w:ascii="Garamond" w:hAnsi="Garamond"/>
          <w:szCs w:val="24"/>
        </w:rPr>
        <w:t xml:space="preserve">No freestanding signs shall be permitted. </w:t>
      </w:r>
    </w:p>
    <w:p w14:paraId="5D9A178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B857FFD" w14:textId="77777777" w:rsidR="00DD7F57" w:rsidRPr="000D3163" w:rsidRDefault="00827483">
      <w:pPr>
        <w:ind w:left="-5" w:right="0"/>
        <w:rPr>
          <w:rFonts w:ascii="Garamond" w:hAnsi="Garamond"/>
          <w:szCs w:val="24"/>
        </w:rPr>
      </w:pPr>
      <w:r w:rsidRPr="000D3163">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Jewelite gold Trim cap. </w:t>
      </w:r>
    </w:p>
    <w:p w14:paraId="4B8C06F8" w14:textId="77777777" w:rsidR="00DD7F57" w:rsidRPr="000D3163" w:rsidRDefault="00827483">
      <w:pPr>
        <w:spacing w:after="12" w:line="259" w:lineRule="auto"/>
        <w:ind w:left="0" w:right="0" w:firstLine="0"/>
        <w:jc w:val="left"/>
        <w:rPr>
          <w:rFonts w:ascii="Garamond" w:hAnsi="Garamond"/>
          <w:szCs w:val="24"/>
        </w:rPr>
      </w:pPr>
      <w:r w:rsidRPr="000D3163">
        <w:rPr>
          <w:rFonts w:ascii="Garamond" w:hAnsi="Garamond"/>
          <w:szCs w:val="24"/>
        </w:rPr>
        <w:t xml:space="preserve"> </w:t>
      </w:r>
    </w:p>
    <w:p w14:paraId="55F42DE3" w14:textId="77777777" w:rsidR="00DD7F57" w:rsidRPr="000D3163" w:rsidRDefault="00827483">
      <w:pPr>
        <w:ind w:left="-5" w:right="0"/>
        <w:rPr>
          <w:rFonts w:ascii="Garamond" w:hAnsi="Garamond"/>
          <w:szCs w:val="24"/>
        </w:rPr>
      </w:pPr>
      <w:r w:rsidRPr="000D3163">
        <w:rPr>
          <w:rFonts w:ascii="Garamond" w:hAnsi="Garamond"/>
          <w:szCs w:val="24"/>
        </w:rPr>
        <w:t xml:space="preserve">Letter style may be of the Lessee’s choice, subject to review and written approval by Lessor prior to the sign order being placed with the company. </w:t>
      </w:r>
    </w:p>
    <w:p w14:paraId="1391367C" w14:textId="77777777" w:rsidR="00DD7F57" w:rsidRPr="000D3163" w:rsidRDefault="00827483">
      <w:pPr>
        <w:spacing w:after="25" w:line="259" w:lineRule="auto"/>
        <w:ind w:left="0" w:right="0" w:firstLine="0"/>
        <w:jc w:val="left"/>
        <w:rPr>
          <w:rFonts w:ascii="Garamond" w:hAnsi="Garamond"/>
          <w:szCs w:val="24"/>
        </w:rPr>
      </w:pPr>
      <w:r w:rsidRPr="000D3163">
        <w:rPr>
          <w:rFonts w:ascii="Garamond" w:hAnsi="Garamond"/>
          <w:szCs w:val="24"/>
        </w:rPr>
        <w:t xml:space="preserve"> </w:t>
      </w:r>
    </w:p>
    <w:p w14:paraId="44E3DE6E" w14:textId="77777777" w:rsidR="00DD7F57" w:rsidRPr="000D3163" w:rsidRDefault="00827483">
      <w:pPr>
        <w:ind w:left="-5" w:right="0"/>
        <w:rPr>
          <w:rFonts w:ascii="Garamond" w:hAnsi="Garamond"/>
          <w:szCs w:val="24"/>
        </w:rPr>
      </w:pPr>
      <w:r w:rsidRPr="000D3163">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74D9025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3ACDE5" w14:textId="77777777" w:rsidR="00DD7F57" w:rsidRPr="000D3163" w:rsidRDefault="00827483">
      <w:pPr>
        <w:ind w:left="-5" w:right="0"/>
        <w:rPr>
          <w:rFonts w:ascii="Garamond" w:hAnsi="Garamond"/>
          <w:szCs w:val="24"/>
        </w:rPr>
      </w:pPr>
      <w:r w:rsidRPr="000D3163">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1EF9966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0B701D" w14:textId="77777777" w:rsidR="00DD7F57" w:rsidRPr="000D3163" w:rsidRDefault="00827483">
      <w:pPr>
        <w:spacing w:after="30"/>
        <w:ind w:left="-5" w:right="0"/>
        <w:rPr>
          <w:rFonts w:ascii="Garamond" w:hAnsi="Garamond"/>
          <w:szCs w:val="24"/>
        </w:rPr>
      </w:pPr>
      <w:r w:rsidRPr="000D3163">
        <w:rPr>
          <w:rFonts w:ascii="Garamond" w:hAnsi="Garamond"/>
          <w:szCs w:val="24"/>
        </w:rPr>
        <w:t xml:space="preserve">Lessee’s lettering on doors, windows or show windows may not be illuminated and may not exceed six (6”) inches in height. </w:t>
      </w:r>
    </w:p>
    <w:p w14:paraId="19D8F70F" w14:textId="77777777" w:rsidR="00DD7F57" w:rsidRPr="000D3163" w:rsidRDefault="00827483">
      <w:pPr>
        <w:spacing w:after="22" w:line="259" w:lineRule="auto"/>
        <w:ind w:left="0" w:right="0" w:firstLine="0"/>
        <w:jc w:val="left"/>
        <w:rPr>
          <w:rFonts w:ascii="Garamond" w:hAnsi="Garamond"/>
          <w:szCs w:val="24"/>
        </w:rPr>
      </w:pPr>
      <w:r w:rsidRPr="000D3163">
        <w:rPr>
          <w:rFonts w:ascii="Garamond" w:hAnsi="Garamond"/>
          <w:szCs w:val="24"/>
        </w:rPr>
        <w:t xml:space="preserve"> </w:t>
      </w:r>
    </w:p>
    <w:p w14:paraId="338AAADB" w14:textId="77777777" w:rsidR="00DD7F57" w:rsidRPr="000D3163" w:rsidRDefault="00827483">
      <w:pPr>
        <w:ind w:left="-5" w:right="0"/>
        <w:rPr>
          <w:rFonts w:ascii="Garamond" w:hAnsi="Garamond"/>
          <w:szCs w:val="24"/>
        </w:rPr>
      </w:pPr>
      <w:r w:rsidRPr="000D3163">
        <w:rPr>
          <w:rFonts w:ascii="Garamond" w:hAnsi="Garamond"/>
          <w:szCs w:val="24"/>
        </w:rPr>
        <w:t xml:space="preserve">Lessee’s shall not employ paper signs to be applied to the interior or exterior faces of the store front glass or other material.  Lessee shall not employ any flashing action, moving action or audible signs. </w:t>
      </w:r>
    </w:p>
    <w:p w14:paraId="69C9541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BAB1F70" w14:textId="77777777" w:rsidR="00DD7F57" w:rsidRPr="000D3163" w:rsidRDefault="00827483">
      <w:pPr>
        <w:ind w:left="-5" w:right="0"/>
        <w:rPr>
          <w:rFonts w:ascii="Garamond" w:hAnsi="Garamond"/>
          <w:szCs w:val="24"/>
        </w:rPr>
      </w:pPr>
      <w:r w:rsidRPr="000D3163">
        <w:rPr>
          <w:rFonts w:ascii="Garamond" w:hAnsi="Garamond"/>
          <w:szCs w:val="24"/>
        </w:rPr>
        <w:t xml:space="preserve">Lessee’s sign shall be in accordance with ordinances of governing bodies having jurisdiction over the Shopping Center, the Premises and/or the Lessee. </w:t>
      </w:r>
    </w:p>
    <w:p w14:paraId="1EE1F0E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E42A21"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Lessee’s signs shall operate in a manner which automatically turns the sign(s) on at dusk and turns the sign(s) off at 12:00 midnight each day. </w:t>
      </w:r>
    </w:p>
    <w:p w14:paraId="38312E1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1C337F2" w14:textId="77777777" w:rsidR="00DD7F57" w:rsidRPr="000D3163" w:rsidRDefault="00827483">
      <w:pPr>
        <w:ind w:left="-5" w:right="0"/>
        <w:rPr>
          <w:rFonts w:ascii="Garamond" w:hAnsi="Garamond"/>
          <w:szCs w:val="24"/>
        </w:rPr>
      </w:pPr>
      <w:r w:rsidRPr="000D3163">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it’s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4946333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5272823" w14:textId="77777777" w:rsidR="00DD7F57" w:rsidRPr="000D3163" w:rsidRDefault="00827483">
      <w:pPr>
        <w:ind w:left="-5" w:right="0"/>
        <w:rPr>
          <w:rFonts w:ascii="Garamond" w:hAnsi="Garamond"/>
          <w:szCs w:val="24"/>
        </w:rPr>
      </w:pPr>
      <w:r w:rsidRPr="000D3163">
        <w:rPr>
          <w:rFonts w:ascii="Garamond" w:hAnsi="Garamond"/>
          <w:szCs w:val="24"/>
        </w:rPr>
        <w:t xml:space="preserve">All Lessee signs must be fully approved in writing by Lessor prior to installation. </w:t>
      </w:r>
    </w:p>
    <w:p w14:paraId="6A3B7C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3016F3" w14:textId="77777777" w:rsidR="00DD7F57" w:rsidRPr="000D3163" w:rsidRDefault="00827483">
      <w:pPr>
        <w:ind w:left="-5" w:right="0"/>
        <w:rPr>
          <w:rFonts w:ascii="Garamond" w:hAnsi="Garamond"/>
          <w:szCs w:val="24"/>
        </w:rPr>
      </w:pPr>
      <w:r w:rsidRPr="000D3163">
        <w:rPr>
          <w:rFonts w:ascii="Garamond" w:hAnsi="Garamond"/>
          <w:szCs w:val="24"/>
        </w:rPr>
        <w:t xml:space="preserve">In 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5AED248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69EDD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AA399E" w14:textId="77777777" w:rsidR="00DD7F57" w:rsidRPr="000D3163" w:rsidRDefault="00827483">
      <w:pPr>
        <w:spacing w:after="25"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p>
    <w:p w14:paraId="48713618"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szCs w:val="24"/>
        </w:rPr>
        <w:t xml:space="preserve"> </w:t>
      </w:r>
    </w:p>
    <w:p w14:paraId="3A350C70" w14:textId="20C7CCE5" w:rsidR="001214D0"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0C2B29" w14:textId="77777777" w:rsidR="001214D0" w:rsidRPr="000D3163" w:rsidRDefault="001214D0">
      <w:pPr>
        <w:spacing w:after="160" w:line="259" w:lineRule="auto"/>
        <w:ind w:left="0" w:right="0" w:firstLine="0"/>
        <w:jc w:val="left"/>
        <w:rPr>
          <w:rFonts w:ascii="Garamond" w:hAnsi="Garamond"/>
          <w:szCs w:val="24"/>
        </w:rPr>
      </w:pPr>
      <w:r w:rsidRPr="000D3163">
        <w:rPr>
          <w:rFonts w:ascii="Garamond" w:hAnsi="Garamond"/>
          <w:szCs w:val="24"/>
        </w:rPr>
        <w:br w:type="page"/>
      </w:r>
    </w:p>
    <w:p w14:paraId="071665FA" w14:textId="77777777" w:rsidR="001214D0" w:rsidRPr="001214D0" w:rsidRDefault="001214D0" w:rsidP="001214D0">
      <w:pPr>
        <w:pBdr>
          <w:bottom w:val="single" w:sz="12" w:space="1" w:color="auto"/>
        </w:pBdr>
        <w:spacing w:after="0" w:line="259" w:lineRule="auto"/>
        <w:ind w:left="0" w:right="60" w:firstLine="0"/>
        <w:jc w:val="center"/>
        <w:rPr>
          <w:rFonts w:ascii="Garamond" w:hAnsi="Garamond"/>
          <w:szCs w:val="24"/>
        </w:rPr>
      </w:pPr>
      <w:r w:rsidRPr="001214D0">
        <w:rPr>
          <w:rFonts w:ascii="Garamond" w:hAnsi="Garamond"/>
          <w:b/>
          <w:szCs w:val="24"/>
        </w:rPr>
        <w:lastRenderedPageBreak/>
        <w:t>GUARANTY</w:t>
      </w:r>
      <w:r w:rsidRPr="001214D0">
        <w:rPr>
          <w:rFonts w:ascii="Garamond" w:hAnsi="Garamond"/>
          <w:szCs w:val="24"/>
        </w:rPr>
        <w:t xml:space="preserve"> </w:t>
      </w:r>
    </w:p>
    <w:p w14:paraId="0152E1E5" w14:textId="77777777" w:rsidR="001214D0" w:rsidRPr="001214D0" w:rsidRDefault="001214D0" w:rsidP="001214D0">
      <w:pPr>
        <w:spacing w:after="0" w:line="259" w:lineRule="auto"/>
        <w:ind w:left="0" w:right="60" w:firstLine="0"/>
        <w:jc w:val="center"/>
        <w:rPr>
          <w:rFonts w:ascii="Garamond" w:hAnsi="Garamond"/>
          <w:szCs w:val="24"/>
        </w:rPr>
      </w:pPr>
      <w:r w:rsidRPr="001214D0">
        <w:rPr>
          <w:rFonts w:ascii="Garamond" w:hAnsi="Garamond"/>
          <w:szCs w:val="24"/>
        </w:rPr>
        <w:t xml:space="preserve"> </w:t>
      </w:r>
    </w:p>
    <w:p w14:paraId="63B0B8E6"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 This Guaranty (“</w:t>
      </w:r>
      <w:r w:rsidRPr="001214D0">
        <w:rPr>
          <w:rFonts w:ascii="Garamond" w:hAnsi="Garamond"/>
          <w:b/>
          <w:szCs w:val="24"/>
        </w:rPr>
        <w:t>Guaranty”</w:t>
      </w:r>
      <w:r w:rsidRPr="001214D0">
        <w:rPr>
          <w:rFonts w:ascii="Garamond" w:hAnsi="Garamond"/>
          <w:szCs w:val="24"/>
        </w:rPr>
        <w:t>) is entered into as of the ____________day of ____________2021, by the undersigned (the “</w:t>
      </w:r>
      <w:r w:rsidRPr="001214D0">
        <w:rPr>
          <w:rFonts w:ascii="Garamond" w:hAnsi="Garamond"/>
          <w:b/>
          <w:szCs w:val="24"/>
        </w:rPr>
        <w:t>Guarantor</w:t>
      </w:r>
      <w:r w:rsidRPr="001214D0">
        <w:rPr>
          <w:rFonts w:ascii="Garamond" w:hAnsi="Garamond"/>
          <w:szCs w:val="24"/>
        </w:rPr>
        <w:t xml:space="preserve">” whether one or more), for the benefit of </w:t>
      </w:r>
      <w:r w:rsidRPr="001214D0">
        <w:rPr>
          <w:rFonts w:ascii="Garamond" w:hAnsi="Garamond"/>
          <w:b/>
          <w:szCs w:val="24"/>
        </w:rPr>
        <w:t>BELLE REALTY OF LAFAYETTE, L.L.C.</w:t>
      </w:r>
      <w:r w:rsidRPr="001214D0">
        <w:rPr>
          <w:rFonts w:ascii="Garamond" w:hAnsi="Garamond"/>
          <w:szCs w:val="24"/>
        </w:rPr>
        <w:t>, a Louisiana limited liability company (the “</w:t>
      </w:r>
      <w:r w:rsidRPr="001214D0">
        <w:rPr>
          <w:rFonts w:ascii="Garamond" w:hAnsi="Garamond"/>
          <w:b/>
          <w:szCs w:val="24"/>
        </w:rPr>
        <w:t>Lessor</w:t>
      </w:r>
      <w:r w:rsidRPr="001214D0">
        <w:rPr>
          <w:rFonts w:ascii="Garamond" w:hAnsi="Garamond"/>
          <w:szCs w:val="24"/>
        </w:rPr>
        <w:t xml:space="preserve">”). </w:t>
      </w:r>
    </w:p>
    <w:p w14:paraId="0DB23DE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09FE8165" w14:textId="77777777" w:rsidR="001214D0" w:rsidRPr="001214D0" w:rsidRDefault="001214D0" w:rsidP="001214D0">
      <w:pPr>
        <w:keepNext/>
        <w:keepLines/>
        <w:spacing w:after="0" w:line="259" w:lineRule="auto"/>
        <w:ind w:right="63"/>
        <w:jc w:val="center"/>
        <w:outlineLvl w:val="0"/>
        <w:rPr>
          <w:rFonts w:ascii="Garamond" w:hAnsi="Garamond"/>
          <w:b/>
          <w:szCs w:val="24"/>
        </w:rPr>
      </w:pPr>
      <w:r w:rsidRPr="001214D0">
        <w:rPr>
          <w:rFonts w:ascii="Garamond" w:hAnsi="Garamond"/>
          <w:b/>
          <w:szCs w:val="24"/>
        </w:rPr>
        <w:t xml:space="preserve">R E C I T A L S </w:t>
      </w:r>
    </w:p>
    <w:p w14:paraId="03B6C06F" w14:textId="77777777" w:rsidR="001214D0" w:rsidRPr="001214D0" w:rsidRDefault="001214D0" w:rsidP="001214D0">
      <w:pPr>
        <w:tabs>
          <w:tab w:val="left" w:pos="3744"/>
        </w:tabs>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r>
    </w:p>
    <w:p w14:paraId="15011368" w14:textId="55E7742C" w:rsidR="001214D0" w:rsidRPr="001214D0" w:rsidRDefault="00721022" w:rsidP="001214D0">
      <w:pPr>
        <w:numPr>
          <w:ilvl w:val="0"/>
          <w:numId w:val="9"/>
        </w:numPr>
        <w:spacing w:line="250" w:lineRule="auto"/>
        <w:ind w:right="49"/>
        <w:rPr>
          <w:rFonts w:ascii="Garamond" w:hAnsi="Garamond"/>
          <w:szCs w:val="24"/>
        </w:rPr>
      </w:pPr>
      <w:r>
        <w:rPr>
          <w:rFonts w:ascii="Garamond" w:hAnsi="Garamond"/>
          <w:b/>
          <w:szCs w:val="24"/>
        </w:rPr>
        <w:t>ALLIANCE SAFETY COUNCIL</w:t>
      </w:r>
      <w:r w:rsidR="00416D2F">
        <w:rPr>
          <w:rFonts w:ascii="Garamond" w:hAnsi="Garamond"/>
          <w:bCs/>
          <w:szCs w:val="24"/>
        </w:rPr>
        <w:t>,</w:t>
      </w:r>
      <w:r w:rsidR="00416D2F" w:rsidRPr="000D3163">
        <w:rPr>
          <w:rFonts w:ascii="Garamond" w:hAnsi="Garamond"/>
          <w:szCs w:val="24"/>
        </w:rPr>
        <w:t xml:space="preserve"> a </w:t>
      </w:r>
      <w:del w:id="177" w:author="Alex Arceneaux" w:date="2023-06-19T16:40:00Z">
        <w:r w:rsidR="00416D2F" w:rsidDel="00724AEC">
          <w:rPr>
            <w:rFonts w:ascii="Garamond" w:hAnsi="Garamond"/>
            <w:szCs w:val="24"/>
          </w:rPr>
          <w:delText>Florida</w:delText>
        </w:r>
        <w:r w:rsidR="00416D2F" w:rsidRPr="000D3163" w:rsidDel="00724AEC">
          <w:rPr>
            <w:rFonts w:ascii="Garamond" w:hAnsi="Garamond"/>
            <w:szCs w:val="24"/>
          </w:rPr>
          <w:delText xml:space="preserve"> limited liability company</w:delText>
        </w:r>
      </w:del>
      <w:ins w:id="178" w:author="Alex Arceneaux" w:date="2023-06-19T16:40:00Z">
        <w:r w:rsidR="00724AEC">
          <w:rPr>
            <w:rFonts w:ascii="Garamond" w:hAnsi="Garamond"/>
            <w:szCs w:val="24"/>
          </w:rPr>
          <w:t>Louisiana non-profit organiztaion</w:t>
        </w:r>
      </w:ins>
      <w:r w:rsidR="00416D2F" w:rsidRPr="000D3163">
        <w:rPr>
          <w:rFonts w:ascii="Garamond" w:hAnsi="Garamond"/>
          <w:szCs w:val="24"/>
        </w:rPr>
        <w:t xml:space="preserve">, whose mailing address during the term of this Lease shall be </w:t>
      </w:r>
      <w:r w:rsidR="007F2B13">
        <w:rPr>
          <w:rFonts w:ascii="Garamond" w:hAnsi="Garamond"/>
          <w:szCs w:val="24"/>
        </w:rPr>
        <w:t>__</w:t>
      </w:r>
      <w:ins w:id="179" w:author="Alex Arceneaux" w:date="2023-06-19T16:40:00Z">
        <w:r w:rsidR="00724AEC">
          <w:rPr>
            <w:rFonts w:ascii="Garamond" w:hAnsi="Garamond"/>
            <w:szCs w:val="24"/>
          </w:rPr>
          <w:t>10099 N. Reiger Rd. Baton Rouge, LA 70809</w:t>
        </w:r>
      </w:ins>
      <w:r w:rsidR="007F2B13">
        <w:rPr>
          <w:rFonts w:ascii="Garamond" w:hAnsi="Garamond"/>
          <w:szCs w:val="24"/>
        </w:rPr>
        <w:t>_</w:t>
      </w:r>
      <w:del w:id="180" w:author="Alex Arceneaux" w:date="2023-06-19T16:41:00Z">
        <w:r w:rsidR="007F2B13" w:rsidDel="00724AEC">
          <w:rPr>
            <w:rFonts w:ascii="Garamond" w:hAnsi="Garamond"/>
            <w:szCs w:val="24"/>
          </w:rPr>
          <w:delText>_____________</w:delText>
        </w:r>
      </w:del>
      <w:r w:rsidR="007F2B13">
        <w:rPr>
          <w:rFonts w:ascii="Garamond" w:hAnsi="Garamond"/>
          <w:szCs w:val="24"/>
        </w:rPr>
        <w:t>______________</w:t>
      </w:r>
      <w:r w:rsidR="00416D2F" w:rsidRPr="000D3163">
        <w:rPr>
          <w:rFonts w:ascii="Garamond" w:hAnsi="Garamond"/>
          <w:szCs w:val="24"/>
        </w:rPr>
        <w:t>,</w:t>
      </w:r>
      <w:r w:rsidR="00416D2F">
        <w:rPr>
          <w:rFonts w:ascii="Garamond" w:hAnsi="Garamond"/>
          <w:szCs w:val="24"/>
        </w:rPr>
        <w:t xml:space="preserve"> and who is being represented herein by its </w:t>
      </w:r>
      <w:r w:rsidR="007F2B13">
        <w:rPr>
          <w:rFonts w:ascii="Garamond" w:hAnsi="Garamond"/>
          <w:szCs w:val="24"/>
        </w:rPr>
        <w:t>_</w:t>
      </w:r>
      <w:ins w:id="181" w:author="Alex Arceneaux" w:date="2023-06-19T16:40:00Z">
        <w:r w:rsidR="00724AEC">
          <w:rPr>
            <w:rFonts w:ascii="Garamond" w:hAnsi="Garamond"/>
            <w:szCs w:val="24"/>
          </w:rPr>
          <w:t>Presiden</w:t>
        </w:r>
      </w:ins>
      <w:ins w:id="182" w:author="Alex Arceneaux" w:date="2023-06-19T16:41:00Z">
        <w:r w:rsidR="00724AEC">
          <w:rPr>
            <w:rFonts w:ascii="Garamond" w:hAnsi="Garamond"/>
            <w:szCs w:val="24"/>
          </w:rPr>
          <w:t>t and CEO</w:t>
        </w:r>
      </w:ins>
      <w:r w:rsidR="007F2B13">
        <w:rPr>
          <w:rFonts w:ascii="Garamond" w:hAnsi="Garamond"/>
          <w:szCs w:val="24"/>
        </w:rPr>
        <w:t>__</w:t>
      </w:r>
      <w:del w:id="183" w:author="Alex Arceneaux" w:date="2023-06-19T16:41:00Z">
        <w:r w:rsidR="007F2B13" w:rsidDel="00724AEC">
          <w:rPr>
            <w:rFonts w:ascii="Garamond" w:hAnsi="Garamond"/>
            <w:szCs w:val="24"/>
          </w:rPr>
          <w:delText>______________________</w:delText>
        </w:r>
      </w:del>
      <w:r w:rsidR="007F2B13">
        <w:rPr>
          <w:rFonts w:ascii="Garamond" w:hAnsi="Garamond"/>
          <w:szCs w:val="24"/>
        </w:rPr>
        <w:t>__</w:t>
      </w:r>
      <w:r w:rsidR="001214D0" w:rsidRPr="001214D0">
        <w:rPr>
          <w:rFonts w:ascii="Garamond" w:hAnsi="Garamond"/>
          <w:szCs w:val="24"/>
        </w:rPr>
        <w:t>, (the “</w:t>
      </w:r>
      <w:r w:rsidR="001214D0" w:rsidRPr="001214D0">
        <w:rPr>
          <w:rFonts w:ascii="Garamond" w:hAnsi="Garamond"/>
          <w:b/>
          <w:szCs w:val="24"/>
        </w:rPr>
        <w:t>Lessee</w:t>
      </w:r>
      <w:r w:rsidR="001214D0" w:rsidRPr="001214D0">
        <w:rPr>
          <w:rFonts w:ascii="Garamond" w:hAnsi="Garamond"/>
          <w:szCs w:val="24"/>
        </w:rPr>
        <w:t>”), has entered into a certain Lease Agreement of even date herewith (“</w:t>
      </w:r>
      <w:r w:rsidR="001214D0" w:rsidRPr="001214D0">
        <w:rPr>
          <w:rFonts w:ascii="Garamond" w:hAnsi="Garamond"/>
          <w:b/>
          <w:szCs w:val="24"/>
        </w:rPr>
        <w:t>Lease</w:t>
      </w:r>
      <w:r w:rsidR="001214D0" w:rsidRPr="001214D0">
        <w:rPr>
          <w:rFonts w:ascii="Garamond" w:hAnsi="Garamond"/>
          <w:szCs w:val="24"/>
        </w:rPr>
        <w:t xml:space="preserve">”) by and between Lessor and Lessee, a copy of which is attached hereto as Exhibit A. </w:t>
      </w:r>
    </w:p>
    <w:p w14:paraId="65522F4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CECC755" w14:textId="77777777" w:rsidR="001214D0" w:rsidRPr="001214D0" w:rsidRDefault="001214D0" w:rsidP="001214D0">
      <w:pPr>
        <w:numPr>
          <w:ilvl w:val="0"/>
          <w:numId w:val="9"/>
        </w:numPr>
        <w:spacing w:line="250" w:lineRule="auto"/>
        <w:ind w:right="49"/>
        <w:rPr>
          <w:rFonts w:ascii="Garamond" w:hAnsi="Garamond"/>
          <w:szCs w:val="24"/>
        </w:rPr>
      </w:pPr>
      <w:r w:rsidRPr="001214D0">
        <w:rPr>
          <w:rFonts w:ascii="Garamond" w:hAnsi="Garamond"/>
          <w:szCs w:val="24"/>
        </w:rPr>
        <w:t xml:space="preserve">Guarantor has an economic interest in Lessee or will otherwise obtain a material financial benefit from the Lease. </w:t>
      </w:r>
    </w:p>
    <w:p w14:paraId="42A7CA1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3A01AA41" w14:textId="77777777" w:rsidR="001214D0" w:rsidRPr="001214D0" w:rsidRDefault="001214D0" w:rsidP="001214D0">
      <w:pPr>
        <w:numPr>
          <w:ilvl w:val="0"/>
          <w:numId w:val="9"/>
        </w:numPr>
        <w:spacing w:line="250" w:lineRule="auto"/>
        <w:ind w:right="49"/>
        <w:rPr>
          <w:rFonts w:ascii="Garamond" w:hAnsi="Garamond"/>
          <w:szCs w:val="24"/>
        </w:rPr>
      </w:pPr>
      <w:r w:rsidRPr="001214D0">
        <w:rPr>
          <w:rFonts w:ascii="Garamond" w:hAnsi="Garamond"/>
          <w:szCs w:val="24"/>
        </w:rPr>
        <w:t xml:space="preserve">As a condition to entering into the Lease with Lessee, Lessor requires that the Guarantor execute this Guaranty. </w:t>
      </w:r>
    </w:p>
    <w:p w14:paraId="6CED52C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78DB452"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 </w:t>
      </w:r>
      <w:r w:rsidRPr="001214D0">
        <w:rPr>
          <w:rFonts w:ascii="Garamond" w:hAnsi="Garamond"/>
          <w:b/>
          <w:bCs/>
          <w:szCs w:val="24"/>
        </w:rPr>
        <w:t>NOW, THEREFORE</w:t>
      </w:r>
      <w:r w:rsidRPr="001214D0">
        <w:rPr>
          <w:rFonts w:ascii="Garamond" w:hAnsi="Garamond"/>
          <w:szCs w:val="24"/>
        </w:rPr>
        <w:t xml:space="preserve">, in order to induce Lessor to enter into the Lease with the Lessee, and in consideration thereof, Guarantor agrees as follows: </w:t>
      </w:r>
    </w:p>
    <w:p w14:paraId="424B9CC2"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9C998B0"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Capitalized terms used but not defined in this Guaranty shall have the meanings assigned to them in the Lease. </w:t>
      </w:r>
    </w:p>
    <w:p w14:paraId="75F38C73"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B6002ED"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hereby absolutely, unconditionally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4D5D0E5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05FC346B"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The payment, by the Lessee, when due, of all amounts due under the Lease. </w:t>
      </w:r>
    </w:p>
    <w:p w14:paraId="3773964F" w14:textId="77777777" w:rsidR="001214D0" w:rsidRPr="001214D0" w:rsidRDefault="001214D0" w:rsidP="001214D0">
      <w:pPr>
        <w:spacing w:after="0" w:line="259" w:lineRule="auto"/>
        <w:ind w:left="1260" w:right="0" w:hanging="1270"/>
        <w:jc w:val="left"/>
        <w:rPr>
          <w:rFonts w:ascii="Garamond" w:hAnsi="Garamond"/>
          <w:szCs w:val="24"/>
        </w:rPr>
      </w:pPr>
      <w:r w:rsidRPr="001214D0">
        <w:rPr>
          <w:rFonts w:ascii="Garamond" w:hAnsi="Garamond"/>
          <w:szCs w:val="24"/>
        </w:rPr>
        <w:t xml:space="preserve"> </w:t>
      </w:r>
    </w:p>
    <w:p w14:paraId="685A1955"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The prompt performance of or compliance with any covenant or agreement contained in the Lease by the Lessee and the prompt performance by the Lessee of all of its obligations pursuant to the terms and conditions of the Lease.  </w:t>
      </w:r>
    </w:p>
    <w:p w14:paraId="638ABA67" w14:textId="77777777" w:rsidR="001214D0" w:rsidRPr="001214D0" w:rsidRDefault="001214D0" w:rsidP="001214D0">
      <w:pPr>
        <w:spacing w:line="250" w:lineRule="auto"/>
        <w:ind w:left="720" w:right="59"/>
        <w:contextualSpacing/>
        <w:rPr>
          <w:rFonts w:ascii="Garamond" w:hAnsi="Garamond"/>
          <w:szCs w:val="24"/>
        </w:rPr>
      </w:pPr>
    </w:p>
    <w:p w14:paraId="5C1DEA2B"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All costs and expenses, including reasonable fees and out of pocket expenses of attorneys and expert witnesses, incurred by Lessor in enforcing its rights under this Guaranty.  </w:t>
      </w:r>
    </w:p>
    <w:p w14:paraId="02AD4AEB"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4D1FBDF0"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lastRenderedPageBreak/>
        <w:t xml:space="preserve">Guarantor’s obligations under this Guaranty constitute an unconditional guaranty of payment and performance and not merely a guaranty of collection. </w:t>
      </w:r>
    </w:p>
    <w:p w14:paraId="55C66C3E" w14:textId="77777777" w:rsidR="001214D0" w:rsidRPr="001214D0" w:rsidRDefault="001214D0" w:rsidP="001214D0">
      <w:pPr>
        <w:spacing w:line="250" w:lineRule="auto"/>
        <w:ind w:right="49" w:firstLine="0"/>
        <w:rPr>
          <w:rFonts w:ascii="Garamond" w:hAnsi="Garamond"/>
          <w:szCs w:val="24"/>
        </w:rPr>
      </w:pPr>
    </w:p>
    <w:p w14:paraId="38335F04"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be in conflict with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any and all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25D0E3C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9BF6CD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1FC021C5"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8DC40F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24B5C2CA"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BFE7E8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1D499F6C"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C75AEB4"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shall from time to time, upon request by Lessor, deliver to Lessor such financial statements as Lessor may reasonably require.  </w:t>
      </w:r>
    </w:p>
    <w:p w14:paraId="39BBF945" w14:textId="77777777" w:rsidR="001214D0" w:rsidRPr="001214D0" w:rsidRDefault="001214D0" w:rsidP="001214D0">
      <w:pPr>
        <w:spacing w:line="250" w:lineRule="auto"/>
        <w:ind w:left="0" w:right="49" w:firstLine="0"/>
        <w:rPr>
          <w:rFonts w:ascii="Garamond" w:hAnsi="Garamond"/>
          <w:szCs w:val="24"/>
        </w:rPr>
      </w:pPr>
    </w:p>
    <w:p w14:paraId="7B56A9A6"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6B7407D"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F31C68F" w14:textId="77777777" w:rsidR="001214D0" w:rsidRPr="001214D0" w:rsidRDefault="001214D0" w:rsidP="001214D0">
      <w:pPr>
        <w:numPr>
          <w:ilvl w:val="0"/>
          <w:numId w:val="10"/>
        </w:numPr>
        <w:spacing w:after="4" w:line="250" w:lineRule="auto"/>
        <w:ind w:right="49"/>
        <w:rPr>
          <w:rFonts w:ascii="Garamond" w:hAnsi="Garamond"/>
          <w:szCs w:val="24"/>
        </w:rPr>
      </w:pPr>
      <w:r w:rsidRPr="001214D0">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339B6345" w14:textId="77777777" w:rsidR="001214D0" w:rsidRPr="001214D0" w:rsidRDefault="001214D0" w:rsidP="001214D0">
      <w:pPr>
        <w:spacing w:line="250" w:lineRule="auto"/>
        <w:ind w:left="-5" w:right="49"/>
        <w:rPr>
          <w:rFonts w:ascii="Garamond" w:hAnsi="Garamond"/>
          <w:szCs w:val="24"/>
        </w:rPr>
      </w:pPr>
      <w:r w:rsidRPr="001214D0">
        <w:rPr>
          <w:rFonts w:ascii="Garamond" w:hAnsi="Garamond"/>
          <w:b/>
          <w:szCs w:val="24"/>
        </w:rPr>
        <w:t>THE PARTIES.</w:t>
      </w:r>
      <w:r w:rsidRPr="001214D0">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6B3C29B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7E18BDD9"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Guarantor agrees that any controversy arising under or in relation to this Guaranty shall be litigated exclusively in Lafayette, Lafayette Parish, Louisiana (the “</w:t>
      </w:r>
      <w:r w:rsidRPr="001214D0">
        <w:rPr>
          <w:rFonts w:ascii="Garamond" w:hAnsi="Garamond"/>
          <w:b/>
          <w:szCs w:val="24"/>
        </w:rPr>
        <w:t>Property Jurisdiction</w:t>
      </w:r>
      <w:r w:rsidRPr="001214D0">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1638178F" w14:textId="77777777" w:rsidR="001214D0" w:rsidRPr="001214D0" w:rsidRDefault="001214D0" w:rsidP="001214D0">
      <w:pPr>
        <w:spacing w:line="250" w:lineRule="auto"/>
        <w:ind w:right="49" w:firstLine="0"/>
        <w:rPr>
          <w:rFonts w:ascii="Garamond" w:hAnsi="Garamond"/>
          <w:szCs w:val="24"/>
        </w:rPr>
      </w:pPr>
    </w:p>
    <w:p w14:paraId="00EC87D1" w14:textId="77777777" w:rsidR="001214D0" w:rsidRPr="001214D0" w:rsidRDefault="001214D0" w:rsidP="001214D0">
      <w:pPr>
        <w:spacing w:after="0" w:line="259" w:lineRule="auto"/>
        <w:ind w:left="0" w:right="0" w:firstLine="0"/>
        <w:jc w:val="left"/>
        <w:rPr>
          <w:rFonts w:ascii="Garamond" w:hAnsi="Garamond"/>
          <w:szCs w:val="24"/>
        </w:rPr>
      </w:pPr>
    </w:p>
    <w:p w14:paraId="0D231F9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b/>
          <w:szCs w:val="24"/>
        </w:rPr>
        <w:t>IN WITNESS WHEREOF</w:t>
      </w:r>
      <w:r w:rsidRPr="001214D0">
        <w:rPr>
          <w:rFonts w:ascii="Garamond" w:hAnsi="Garamond"/>
          <w:szCs w:val="24"/>
        </w:rPr>
        <w:t xml:space="preserve">, Guarantor has signed and delivered this Guaranty or has </w:t>
      </w:r>
    </w:p>
    <w:p w14:paraId="178096D7"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caused this Guaranty to be signed and delivered by its duly authorized representative as of the date set forth above.  </w:t>
      </w:r>
    </w:p>
    <w:p w14:paraId="3B277C0D"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4CEDAEB" w14:textId="77777777" w:rsidR="001214D0" w:rsidRPr="001214D0" w:rsidRDefault="001214D0" w:rsidP="001214D0">
      <w:pPr>
        <w:spacing w:after="0" w:line="259" w:lineRule="auto"/>
        <w:ind w:left="0" w:right="0" w:firstLine="0"/>
        <w:jc w:val="left"/>
        <w:rPr>
          <w:rFonts w:ascii="Garamond" w:hAnsi="Garamond"/>
          <w:szCs w:val="24"/>
        </w:rPr>
      </w:pPr>
    </w:p>
    <w:p w14:paraId="3EB169F3" w14:textId="77777777" w:rsidR="001214D0" w:rsidRPr="001214D0" w:rsidRDefault="001214D0" w:rsidP="001214D0">
      <w:pPr>
        <w:tabs>
          <w:tab w:val="center" w:pos="720"/>
          <w:tab w:val="center" w:pos="1440"/>
          <w:tab w:val="center" w:pos="2160"/>
          <w:tab w:val="center" w:pos="2881"/>
          <w:tab w:val="center" w:pos="4545"/>
        </w:tabs>
        <w:spacing w:after="4" w:line="250" w:lineRule="auto"/>
        <w:ind w:left="-15" w:right="0" w:firstLine="0"/>
        <w:jc w:val="left"/>
        <w:rPr>
          <w:rFonts w:ascii="Garamond" w:hAnsi="Garamond"/>
          <w:szCs w:val="24"/>
        </w:rPr>
      </w:pPr>
      <w:r w:rsidRPr="001214D0">
        <w:rPr>
          <w:rFonts w:ascii="Garamond" w:hAnsi="Garamond"/>
          <w:b/>
          <w:szCs w:val="24"/>
        </w:rPr>
        <w:t xml:space="preserve">  </w:t>
      </w:r>
      <w:r w:rsidRPr="001214D0">
        <w:rPr>
          <w:rFonts w:ascii="Garamond" w:hAnsi="Garamond"/>
          <w:b/>
          <w:szCs w:val="24"/>
        </w:rPr>
        <w:tab/>
        <w:t xml:space="preserve">GUARANTOR: </w:t>
      </w:r>
      <w:r w:rsidRPr="001214D0">
        <w:rPr>
          <w:rFonts w:ascii="Garamond" w:hAnsi="Garamond"/>
          <w:szCs w:val="24"/>
        </w:rPr>
        <w:t xml:space="preserve"> </w:t>
      </w:r>
    </w:p>
    <w:p w14:paraId="373A5D6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551F09BF"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_______________________</w:t>
      </w:r>
    </w:p>
    <w:p w14:paraId="22C5B47D" w14:textId="77777777" w:rsidR="001214D0" w:rsidRPr="001214D0" w:rsidRDefault="001214D0" w:rsidP="001214D0">
      <w:pPr>
        <w:spacing w:after="0" w:line="259" w:lineRule="auto"/>
        <w:ind w:left="0" w:right="0" w:firstLine="0"/>
        <w:jc w:val="left"/>
        <w:rPr>
          <w:rFonts w:ascii="Garamond" w:hAnsi="Garamond"/>
          <w:b/>
          <w:bCs/>
          <w:szCs w:val="24"/>
        </w:rPr>
      </w:pPr>
      <w:r w:rsidRPr="001214D0">
        <w:rPr>
          <w:rFonts w:ascii="Garamond" w:hAnsi="Garamond"/>
          <w:szCs w:val="24"/>
        </w:rPr>
        <w:t xml:space="preserve"> </w:t>
      </w:r>
      <w:r w:rsidRPr="001214D0">
        <w:rPr>
          <w:rFonts w:ascii="Garamond" w:hAnsi="Garamond"/>
          <w:b/>
          <w:bCs/>
          <w:szCs w:val="24"/>
        </w:rPr>
        <w:t>___________________________</w:t>
      </w:r>
      <w:r w:rsidRPr="001214D0">
        <w:rPr>
          <w:rFonts w:ascii="Garamond" w:hAnsi="Garamond"/>
          <w:b/>
          <w:bCs/>
          <w:szCs w:val="24"/>
        </w:rPr>
        <w:tab/>
        <w:t>(XXX-XX-______)</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p>
    <w:p w14:paraId="15A9D98F" w14:textId="77777777" w:rsidR="001214D0" w:rsidRPr="001214D0" w:rsidRDefault="001214D0" w:rsidP="001214D0">
      <w:pPr>
        <w:spacing w:line="250" w:lineRule="auto"/>
        <w:ind w:right="49"/>
        <w:jc w:val="left"/>
        <w:rPr>
          <w:rFonts w:ascii="Garamond" w:hAnsi="Garamond"/>
          <w:szCs w:val="24"/>
        </w:rPr>
      </w:pPr>
      <w:bookmarkStart w:id="184" w:name="_Hlk60948937"/>
      <w:r w:rsidRPr="001214D0">
        <w:rPr>
          <w:rFonts w:ascii="Garamond" w:hAnsi="Garamond"/>
          <w:szCs w:val="24"/>
        </w:rPr>
        <w:t>Address: _________________________________</w:t>
      </w:r>
    </w:p>
    <w:p w14:paraId="300BF4A1" w14:textId="77777777" w:rsidR="001214D0" w:rsidRPr="001214D0" w:rsidRDefault="001214D0" w:rsidP="001214D0">
      <w:pPr>
        <w:spacing w:line="250" w:lineRule="auto"/>
        <w:ind w:right="49"/>
        <w:jc w:val="left"/>
        <w:rPr>
          <w:rFonts w:ascii="Garamond" w:hAnsi="Garamond"/>
          <w:szCs w:val="24"/>
        </w:rPr>
      </w:pPr>
      <w:r w:rsidRPr="001214D0">
        <w:rPr>
          <w:rFonts w:ascii="Garamond" w:hAnsi="Garamond"/>
          <w:szCs w:val="24"/>
        </w:rPr>
        <w:t xml:space="preserve"> ________________________________________ </w:t>
      </w:r>
    </w:p>
    <w:p w14:paraId="55B4885F" w14:textId="77777777" w:rsidR="001214D0" w:rsidRPr="001214D0" w:rsidRDefault="001214D0" w:rsidP="001214D0">
      <w:pPr>
        <w:spacing w:line="250" w:lineRule="auto"/>
        <w:ind w:left="0" w:right="49" w:firstLine="0"/>
        <w:jc w:val="left"/>
        <w:rPr>
          <w:rFonts w:ascii="Garamond" w:hAnsi="Garamond"/>
          <w:szCs w:val="24"/>
        </w:rPr>
      </w:pPr>
      <w:r w:rsidRPr="001214D0">
        <w:rPr>
          <w:rFonts w:ascii="Garamond" w:hAnsi="Garamond"/>
          <w:szCs w:val="24"/>
        </w:rPr>
        <w:t xml:space="preserve">Email: ____________________________________ </w:t>
      </w:r>
    </w:p>
    <w:p w14:paraId="09E09415" w14:textId="77777777" w:rsidR="001214D0" w:rsidRPr="001214D0" w:rsidRDefault="001214D0" w:rsidP="001214D0">
      <w:pPr>
        <w:spacing w:line="250" w:lineRule="auto"/>
        <w:ind w:right="49"/>
        <w:jc w:val="left"/>
        <w:rPr>
          <w:rFonts w:ascii="Garamond" w:hAnsi="Garamond"/>
          <w:szCs w:val="24"/>
        </w:rPr>
      </w:pPr>
      <w:r w:rsidRPr="001214D0">
        <w:rPr>
          <w:rFonts w:ascii="Garamond" w:hAnsi="Garamond"/>
          <w:szCs w:val="24"/>
        </w:rPr>
        <w:t xml:space="preserve">Telephone: _______________________________ </w:t>
      </w:r>
    </w:p>
    <w:bookmarkEnd w:id="184"/>
    <w:p w14:paraId="079DAED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p>
    <w:p w14:paraId="474A27D5" w14:textId="77777777" w:rsidR="001214D0" w:rsidRPr="001214D0" w:rsidRDefault="001214D0" w:rsidP="001214D0">
      <w:pPr>
        <w:spacing w:after="0" w:line="259" w:lineRule="auto"/>
        <w:ind w:left="0" w:right="0" w:firstLine="0"/>
        <w:jc w:val="left"/>
        <w:rPr>
          <w:rFonts w:ascii="Garamond" w:hAnsi="Garamond"/>
          <w:szCs w:val="24"/>
        </w:rPr>
      </w:pPr>
    </w:p>
    <w:p w14:paraId="02E6DE2A" w14:textId="77777777" w:rsidR="001214D0" w:rsidRPr="001214D0" w:rsidRDefault="001214D0" w:rsidP="001214D0">
      <w:pPr>
        <w:spacing w:after="0" w:line="259" w:lineRule="auto"/>
        <w:ind w:left="0" w:right="0" w:firstLine="0"/>
        <w:rPr>
          <w:rFonts w:ascii="Garamond" w:hAnsi="Garamond"/>
          <w:szCs w:val="24"/>
        </w:rPr>
      </w:pP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szCs w:val="24"/>
        </w:rPr>
        <w:t xml:space="preserve"> </w:t>
      </w:r>
    </w:p>
    <w:p w14:paraId="6DE5A52E" w14:textId="77777777" w:rsidR="001214D0" w:rsidRPr="001214D0" w:rsidRDefault="001214D0" w:rsidP="001214D0">
      <w:pPr>
        <w:spacing w:after="0" w:line="259" w:lineRule="auto"/>
        <w:ind w:left="0" w:right="0" w:firstLine="0"/>
        <w:jc w:val="left"/>
        <w:rPr>
          <w:rFonts w:ascii="Garamond" w:hAnsi="Garamond"/>
          <w:szCs w:val="24"/>
        </w:rPr>
      </w:pPr>
    </w:p>
    <w:p w14:paraId="1DFED133"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53AC42E7"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28F8CA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813E2B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DED96F2"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3EC47D2F"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303418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EF6910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4263BA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9CADFB6"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6F540DA"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9C5CF14" w14:textId="77777777" w:rsidR="001214D0" w:rsidRPr="001214D0" w:rsidRDefault="001214D0" w:rsidP="001214D0">
      <w:pPr>
        <w:spacing w:after="0" w:line="259" w:lineRule="auto"/>
        <w:ind w:left="0" w:right="0" w:firstLine="0"/>
        <w:jc w:val="left"/>
        <w:rPr>
          <w:rFonts w:ascii="Garamond" w:hAnsi="Garamond"/>
          <w:szCs w:val="24"/>
        </w:rPr>
      </w:pPr>
    </w:p>
    <w:p w14:paraId="54A5EA9C" w14:textId="77777777" w:rsidR="001214D0" w:rsidRPr="001214D0" w:rsidRDefault="001214D0" w:rsidP="001214D0">
      <w:pPr>
        <w:spacing w:after="0" w:line="259" w:lineRule="auto"/>
        <w:ind w:right="61"/>
        <w:jc w:val="center"/>
        <w:rPr>
          <w:rFonts w:ascii="Garamond" w:hAnsi="Garamond"/>
          <w:szCs w:val="24"/>
        </w:rPr>
      </w:pPr>
      <w:r w:rsidRPr="001214D0">
        <w:rPr>
          <w:rFonts w:ascii="Garamond" w:hAnsi="Garamond"/>
          <w:b/>
          <w:szCs w:val="24"/>
        </w:rPr>
        <w:t xml:space="preserve">EXHIBIT A  </w:t>
      </w:r>
    </w:p>
    <w:p w14:paraId="7C265349" w14:textId="77777777" w:rsidR="001214D0" w:rsidRPr="001214D0" w:rsidRDefault="001214D0" w:rsidP="001214D0">
      <w:pPr>
        <w:spacing w:after="0" w:line="259" w:lineRule="auto"/>
        <w:ind w:left="0" w:right="0" w:firstLine="0"/>
        <w:jc w:val="center"/>
        <w:rPr>
          <w:rFonts w:ascii="Garamond" w:hAnsi="Garamond"/>
          <w:szCs w:val="24"/>
        </w:rPr>
      </w:pPr>
      <w:r w:rsidRPr="001214D0">
        <w:rPr>
          <w:rFonts w:ascii="Garamond" w:hAnsi="Garamond"/>
          <w:b/>
          <w:szCs w:val="24"/>
        </w:rPr>
        <w:t xml:space="preserve"> </w:t>
      </w:r>
    </w:p>
    <w:p w14:paraId="655617F2" w14:textId="77777777" w:rsidR="001214D0" w:rsidRPr="001214D0" w:rsidRDefault="001214D0" w:rsidP="001214D0">
      <w:pPr>
        <w:spacing w:after="4" w:line="250" w:lineRule="auto"/>
        <w:ind w:left="2453" w:right="51"/>
        <w:rPr>
          <w:rFonts w:ascii="Garamond" w:hAnsi="Garamond"/>
          <w:szCs w:val="24"/>
        </w:rPr>
      </w:pPr>
      <w:r w:rsidRPr="001214D0">
        <w:rPr>
          <w:rFonts w:ascii="Garamond" w:hAnsi="Garamond"/>
          <w:b/>
          <w:szCs w:val="24"/>
        </w:rPr>
        <w:t xml:space="preserve">THE BOULEVARD SHOPPING CENTER </w:t>
      </w:r>
    </w:p>
    <w:p w14:paraId="32E185A4" w14:textId="77777777" w:rsidR="001214D0" w:rsidRPr="001214D0" w:rsidRDefault="001214D0" w:rsidP="001214D0">
      <w:pPr>
        <w:keepNext/>
        <w:keepLines/>
        <w:spacing w:after="0" w:line="259" w:lineRule="auto"/>
        <w:ind w:right="64"/>
        <w:jc w:val="center"/>
        <w:outlineLvl w:val="0"/>
        <w:rPr>
          <w:rFonts w:ascii="Garamond" w:hAnsi="Garamond"/>
          <w:b/>
          <w:szCs w:val="24"/>
        </w:rPr>
      </w:pPr>
      <w:r w:rsidRPr="001214D0">
        <w:rPr>
          <w:rFonts w:ascii="Garamond" w:hAnsi="Garamond"/>
          <w:b/>
          <w:szCs w:val="24"/>
        </w:rPr>
        <w:t xml:space="preserve">LEASE AGREEMENT </w:t>
      </w:r>
    </w:p>
    <w:p w14:paraId="68F52CE2" w14:textId="77777777" w:rsidR="00DD7F57" w:rsidRPr="000D3163" w:rsidRDefault="00DD7F57">
      <w:pPr>
        <w:spacing w:after="0" w:line="259" w:lineRule="auto"/>
        <w:ind w:left="0" w:right="0" w:firstLine="0"/>
        <w:jc w:val="left"/>
        <w:rPr>
          <w:rFonts w:ascii="Garamond" w:hAnsi="Garamond"/>
          <w:szCs w:val="24"/>
        </w:rPr>
      </w:pPr>
    </w:p>
    <w:sectPr w:rsidR="00DD7F57" w:rsidRPr="000D3163" w:rsidSect="000D3163">
      <w:footerReference w:type="even" r:id="rId14"/>
      <w:footerReference w:type="default" r:id="rId15"/>
      <w:footerReference w:type="first" r:id="rId16"/>
      <w:pgSz w:w="12240" w:h="15840"/>
      <w:pgMar w:top="1008" w:right="1008" w:bottom="1008" w:left="1008" w:header="720" w:footer="144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Alex Arceneaux" w:date="2023-06-19T16:21:00Z" w:initials="AA">
    <w:p w14:paraId="2DB7BF8B" w14:textId="77777777" w:rsidR="00936392" w:rsidRDefault="00936392" w:rsidP="00AC5D39">
      <w:pPr>
        <w:pStyle w:val="CommentText"/>
        <w:ind w:left="0" w:firstLine="0"/>
        <w:jc w:val="left"/>
      </w:pPr>
      <w:r>
        <w:rPr>
          <w:rStyle w:val="CommentReference"/>
        </w:rPr>
        <w:annotationRef/>
      </w:r>
      <w:r>
        <w:t xml:space="preserve">I would like to include language here relative to use that Lessor would restrict a new tenant from engaging in a similar business as us (Tag &amp; Title as well as Driver's Licenses, &amp; Notary Services).  </w:t>
      </w:r>
    </w:p>
  </w:comment>
  <w:comment w:id="12" w:author="Adam Abdalla" w:date="2023-06-21T22:04:00Z" w:initials="AA">
    <w:p w14:paraId="7CEB6D0E" w14:textId="77777777" w:rsidR="009417DB" w:rsidRDefault="009417DB" w:rsidP="008834A3">
      <w:pPr>
        <w:pStyle w:val="CommentText"/>
        <w:ind w:left="0" w:firstLine="0"/>
        <w:jc w:val="left"/>
      </w:pPr>
      <w:r>
        <w:rPr>
          <w:rStyle w:val="CommentReference"/>
        </w:rPr>
        <w:annotationRef/>
      </w:r>
      <w:r>
        <w:t>Please see the language. I will need you to describe the actions.</w:t>
      </w:r>
    </w:p>
  </w:comment>
  <w:comment w:id="64" w:author="Alex Arceneaux" w:date="2023-06-19T16:29:00Z" w:initials="AA">
    <w:p w14:paraId="3AAA81A3" w14:textId="57EF236B" w:rsidR="00BC11FD" w:rsidRDefault="00BC11FD" w:rsidP="00BE472E">
      <w:pPr>
        <w:pStyle w:val="CommentText"/>
        <w:ind w:left="0" w:firstLine="0"/>
        <w:jc w:val="left"/>
      </w:pPr>
      <w:r>
        <w:rPr>
          <w:rStyle w:val="CommentReference"/>
        </w:rPr>
        <w:annotationRef/>
      </w:r>
      <w:r>
        <w:t>As discussed, this does not align with chart below.</w:t>
      </w:r>
    </w:p>
  </w:comment>
  <w:comment w:id="147" w:author="Alex Arceneaux" w:date="2023-06-19T16:31:00Z" w:initials="AA">
    <w:p w14:paraId="4A2F1CE9" w14:textId="77777777" w:rsidR="00BC11FD" w:rsidRDefault="00BC11FD" w:rsidP="005E4BF4">
      <w:pPr>
        <w:pStyle w:val="CommentText"/>
        <w:ind w:left="0" w:firstLine="0"/>
        <w:jc w:val="left"/>
      </w:pPr>
      <w:r>
        <w:rPr>
          <w:rStyle w:val="CommentReference"/>
        </w:rPr>
        <w:annotationRef/>
      </w:r>
      <w:r>
        <w:t xml:space="preserve">Clarify language in this sentence to reflect the intent of Lessor and to align with i. and ii. In this section. </w:t>
      </w:r>
    </w:p>
  </w:comment>
  <w:comment w:id="151" w:author="Alex Arceneaux" w:date="2023-06-19T16:33:00Z" w:initials="AA">
    <w:p w14:paraId="5F9528CC" w14:textId="77777777" w:rsidR="00BC11FD" w:rsidRDefault="00BC11FD" w:rsidP="003F76F1">
      <w:pPr>
        <w:pStyle w:val="CommentText"/>
        <w:ind w:left="0" w:firstLine="0"/>
        <w:jc w:val="left"/>
      </w:pPr>
      <w:r>
        <w:rPr>
          <w:rStyle w:val="CommentReference"/>
        </w:rPr>
        <w:annotationRef/>
      </w:r>
      <w:r>
        <w:t>We will contact Butcher and compare pricing with our current contract with Bernhard and to make sure maintenance schedule and filter changes align with your expectations.</w:t>
      </w:r>
    </w:p>
  </w:comment>
  <w:comment w:id="167" w:author="Alex Arceneaux" w:date="2023-06-19T16:39:00Z" w:initials="AA">
    <w:p w14:paraId="2730EBFB" w14:textId="77777777" w:rsidR="00BC11FD" w:rsidRDefault="00BC11FD" w:rsidP="00D37602">
      <w:pPr>
        <w:pStyle w:val="CommentText"/>
        <w:ind w:left="0" w:firstLine="0"/>
        <w:jc w:val="left"/>
      </w:pPr>
      <w:r>
        <w:rPr>
          <w:rStyle w:val="CommentReference"/>
        </w:rPr>
        <w:annotationRef/>
      </w:r>
      <w:r>
        <w:t xml:space="preserve">I have some questions related to this section.  I will need to run this section by our attorney considering the particulars with license plates, state equipment, etc.  I know the language here states property of lesee and technically there are materials housed in the location that are not technically ours.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B7BF8B" w15:done="0"/>
  <w15:commentEx w15:paraId="7CEB6D0E" w15:paraIdParent="2DB7BF8B" w15:done="0"/>
  <w15:commentEx w15:paraId="3AAA81A3" w15:done="0"/>
  <w15:commentEx w15:paraId="4A2F1CE9" w15:done="0"/>
  <w15:commentEx w15:paraId="5F9528CC" w15:done="0"/>
  <w15:commentEx w15:paraId="2730EB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3AFEFE" w16cex:dateUtc="2023-06-19T21:21:00Z"/>
  <w16cex:commentExtensible w16cex:durableId="283DF266" w16cex:dateUtc="2023-06-22T03:04:00Z"/>
  <w16cex:commentExtensible w16cex:durableId="283B00E9" w16cex:dateUtc="2023-06-19T21:29:00Z"/>
  <w16cex:commentExtensible w16cex:durableId="283B0165" w16cex:dateUtc="2023-06-19T21:31:00Z"/>
  <w16cex:commentExtensible w16cex:durableId="283B01E1" w16cex:dateUtc="2023-06-19T21:33:00Z"/>
  <w16cex:commentExtensible w16cex:durableId="283B0336" w16cex:dateUtc="2023-06-19T2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B7BF8B" w16cid:durableId="283AFEFE"/>
  <w16cid:commentId w16cid:paraId="7CEB6D0E" w16cid:durableId="283DF266"/>
  <w16cid:commentId w16cid:paraId="3AAA81A3" w16cid:durableId="283B00E9"/>
  <w16cid:commentId w16cid:paraId="4A2F1CE9" w16cid:durableId="283B0165"/>
  <w16cid:commentId w16cid:paraId="5F9528CC" w16cid:durableId="283B01E1"/>
  <w16cid:commentId w16cid:paraId="2730EBFB" w16cid:durableId="283B03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20BA6" w14:textId="77777777" w:rsidR="00C1745F" w:rsidRDefault="00C1745F">
      <w:pPr>
        <w:spacing w:after="0" w:line="240" w:lineRule="auto"/>
      </w:pPr>
      <w:r>
        <w:separator/>
      </w:r>
    </w:p>
  </w:endnote>
  <w:endnote w:type="continuationSeparator" w:id="0">
    <w:p w14:paraId="051630A3" w14:textId="77777777" w:rsidR="00C1745F" w:rsidRDefault="00C17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altName w:val="Cambria"/>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72792"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3C7286" wp14:editId="560246E9">
              <wp:simplePos x="0" y="0"/>
              <wp:positionH relativeFrom="page">
                <wp:posOffset>5682361</wp:posOffset>
              </wp:positionH>
              <wp:positionV relativeFrom="page">
                <wp:posOffset>8765794</wp:posOffset>
              </wp:positionV>
              <wp:extent cx="719633" cy="257504"/>
              <wp:effectExtent l="0" t="0" r="0" b="0"/>
              <wp:wrapSquare wrapText="bothSides"/>
              <wp:docPr id="36171" name="Group 36171"/>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9" name="Shape 36979"/>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0" name="Shape 36980"/>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36171" style="width:56.664pt;height:20.2759pt;position:absolute;mso-position-horizontal-relative:page;mso-position-horizontal:absolute;margin-left:447.43pt;mso-position-vertical-relative:page;margin-top:690.22pt;" coordsize="7196,2575">
              <v:shape id="Shape 36981" style="position:absolute;width:6982;height:91;left:213;top:0;" coordsize="698297,9144" path="m0,0l698297,0l698297,9144l0,9144l0,0">
                <v:stroke weight="0pt" endcap="flat" joinstyle="miter" miterlimit="10" on="false" color="#000000" opacity="0"/>
                <v:fill on="true" color="#000000"/>
              </v:shape>
              <v:shape id="Shape 36982"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2DD5E5CE"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1DDDA8B" w14:textId="77777777" w:rsidR="00DD7F57" w:rsidRDefault="00827483">
    <w:pPr>
      <w:spacing w:after="25" w:line="259" w:lineRule="auto"/>
      <w:ind w:left="0" w:right="819" w:firstLine="0"/>
      <w:jc w:val="left"/>
    </w:pPr>
    <w:r>
      <w:rPr>
        <w:sz w:val="16"/>
      </w:rPr>
      <w:t xml:space="preserve"> </w:t>
    </w:r>
  </w:p>
  <w:p w14:paraId="3715BDA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581930C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D37B1" w14:textId="0CADDE3B" w:rsidR="00DD7F57" w:rsidRPr="001214D0" w:rsidRDefault="000D3163" w:rsidP="000D3163">
    <w:pPr>
      <w:tabs>
        <w:tab w:val="left" w:pos="720"/>
        <w:tab w:val="left" w:pos="1440"/>
        <w:tab w:val="center" w:pos="4730"/>
        <w:tab w:val="right" w:pos="9461"/>
      </w:tabs>
      <w:spacing w:after="30" w:line="259" w:lineRule="auto"/>
      <w:ind w:left="0" w:right="0" w:firstLine="0"/>
      <w:jc w:val="left"/>
    </w:pPr>
    <w:r>
      <w:rPr>
        <w:sz w:val="16"/>
      </w:rPr>
      <w:tab/>
    </w:r>
    <w:r>
      <w:rPr>
        <w:sz w:val="16"/>
      </w:rPr>
      <w:tab/>
    </w:r>
    <w:r w:rsidR="00827483">
      <w:rPr>
        <w:sz w:val="16"/>
      </w:rPr>
      <w:t xml:space="preserve"> </w:t>
    </w:r>
    <w:r w:rsidR="00827483">
      <w:rPr>
        <w:sz w:val="16"/>
      </w:rPr>
      <w:tab/>
      <w:t xml:space="preserve"> </w:t>
    </w:r>
    <w:r w:rsidR="00827483">
      <w:rPr>
        <w:sz w:val="16"/>
      </w:rPr>
      <w:tab/>
      <w:t xml:space="preserve"> </w:t>
    </w:r>
    <w:r>
      <w:rPr>
        <w:sz w:val="16"/>
      </w:rPr>
      <w:t>______________________________________________________________________________________________________________________</w:t>
    </w:r>
    <w:r w:rsidR="001214D0">
      <w:rPr>
        <w:sz w:val="16"/>
      </w:rPr>
      <w:tab/>
    </w:r>
  </w:p>
  <w:p w14:paraId="0140AA5B" w14:textId="77777777" w:rsidR="001214D0" w:rsidRDefault="00827483" w:rsidP="001214D0">
    <w:pPr>
      <w:tabs>
        <w:tab w:val="center" w:pos="4321"/>
        <w:tab w:val="center" w:pos="6991"/>
        <w:tab w:val="center" w:pos="8642"/>
      </w:tabs>
      <w:spacing w:after="2" w:line="259" w:lineRule="auto"/>
      <w:ind w:left="0" w:right="0" w:firstLine="0"/>
      <w:jc w:val="right"/>
      <w:rPr>
        <w:sz w:val="16"/>
      </w:rPr>
    </w:pPr>
    <w:r w:rsidRPr="001214D0">
      <w:rPr>
        <w:sz w:val="16"/>
      </w:rPr>
      <w:t xml:space="preserve"> </w:t>
    </w:r>
    <w:r w:rsidR="001214D0" w:rsidRPr="001214D0">
      <w:rPr>
        <w:sz w:val="16"/>
      </w:rPr>
      <w:tab/>
    </w:r>
    <w:r w:rsidR="001214D0" w:rsidRPr="001214D0">
      <w:rPr>
        <w:sz w:val="16"/>
      </w:rPr>
      <w:tab/>
    </w:r>
  </w:p>
  <w:p w14:paraId="380215E5" w14:textId="6B6E4B03" w:rsidR="001214D0" w:rsidRPr="001214D0" w:rsidRDefault="00827483" w:rsidP="001214D0">
    <w:pPr>
      <w:tabs>
        <w:tab w:val="center" w:pos="4321"/>
        <w:tab w:val="center" w:pos="6991"/>
        <w:tab w:val="center" w:pos="8642"/>
      </w:tabs>
      <w:spacing w:after="2" w:line="259" w:lineRule="auto"/>
      <w:ind w:left="0" w:right="0" w:firstLine="0"/>
      <w:jc w:val="right"/>
      <w:rPr>
        <w:sz w:val="16"/>
      </w:rPr>
    </w:pPr>
    <w:r w:rsidRPr="001214D0">
      <w:rPr>
        <w:sz w:val="16"/>
      </w:rPr>
      <w:t xml:space="preserve"> Lessor’s Initials</w:t>
    </w:r>
    <w:r w:rsidR="001214D0" w:rsidRPr="001214D0">
      <w:rPr>
        <w:sz w:val="16"/>
      </w:rPr>
      <w:t xml:space="preserve">           _____________</w:t>
    </w:r>
    <w:r w:rsidRPr="001214D0">
      <w:rPr>
        <w:sz w:val="16"/>
      </w:rPr>
      <w:t xml:space="preserve">  </w:t>
    </w:r>
  </w:p>
  <w:p w14:paraId="6DBE877F" w14:textId="589A7186" w:rsidR="00DD7F57" w:rsidRPr="001214D0" w:rsidRDefault="00827483" w:rsidP="001214D0">
    <w:pPr>
      <w:tabs>
        <w:tab w:val="center" w:pos="4321"/>
        <w:tab w:val="center" w:pos="6991"/>
        <w:tab w:val="center" w:pos="8642"/>
      </w:tabs>
      <w:spacing w:after="2" w:line="259" w:lineRule="auto"/>
      <w:ind w:left="0" w:right="0" w:firstLine="0"/>
      <w:jc w:val="right"/>
    </w:pPr>
    <w:r w:rsidRPr="001214D0">
      <w:rPr>
        <w:sz w:val="16"/>
      </w:rPr>
      <w:tab/>
      <w:t xml:space="preserve"> </w:t>
    </w:r>
  </w:p>
  <w:p w14:paraId="1F6825A7" w14:textId="65147AD4" w:rsidR="001214D0" w:rsidRPr="001214D0" w:rsidRDefault="00827483" w:rsidP="001214D0">
    <w:pPr>
      <w:spacing w:after="25" w:line="259" w:lineRule="auto"/>
      <w:ind w:left="0" w:right="11" w:firstLine="0"/>
      <w:jc w:val="right"/>
      <w:rPr>
        <w:sz w:val="16"/>
      </w:rPr>
    </w:pPr>
    <w:r w:rsidRPr="001214D0">
      <w:rPr>
        <w:sz w:val="16"/>
      </w:rPr>
      <w:t xml:space="preserve"> </w:t>
    </w:r>
    <w:r w:rsidRPr="001214D0">
      <w:rPr>
        <w:sz w:val="16"/>
      </w:rPr>
      <w:tab/>
      <w:t xml:space="preserve"> </w:t>
    </w:r>
    <w:r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Pr="001214D0">
      <w:rPr>
        <w:sz w:val="16"/>
      </w:rPr>
      <w:t>Lessee’s Initials</w:t>
    </w:r>
    <w:r w:rsidR="001214D0" w:rsidRPr="001214D0">
      <w:rPr>
        <w:sz w:val="16"/>
      </w:rPr>
      <w:t xml:space="preserve">          _____________</w:t>
    </w:r>
  </w:p>
  <w:p w14:paraId="0F87E51B" w14:textId="5DB8FD11" w:rsidR="00DD7F57" w:rsidRPr="001214D0" w:rsidRDefault="00827483" w:rsidP="001214D0">
    <w:pPr>
      <w:spacing w:after="25" w:line="259" w:lineRule="auto"/>
      <w:ind w:left="0" w:right="819" w:firstLine="0"/>
      <w:jc w:val="center"/>
      <w:rPr>
        <w:iCs/>
      </w:rPr>
    </w:pPr>
    <w:r w:rsidRPr="001214D0">
      <w:rPr>
        <w:rFonts w:ascii="Arial" w:eastAsia="Arial" w:hAnsi="Arial" w:cs="Arial"/>
        <w:iCs/>
        <w:sz w:val="14"/>
      </w:rPr>
      <w:t xml:space="preserve">Page </w:t>
    </w:r>
    <w:r w:rsidRPr="001214D0">
      <w:rPr>
        <w:iCs/>
      </w:rPr>
      <w:fldChar w:fldCharType="begin"/>
    </w:r>
    <w:r w:rsidRPr="001214D0">
      <w:rPr>
        <w:iCs/>
      </w:rPr>
      <w:instrText xml:space="preserve"> PAGE   \* MERGEFORMAT </w:instrText>
    </w:r>
    <w:r w:rsidRPr="001214D0">
      <w:rPr>
        <w:iCs/>
      </w:rPr>
      <w:fldChar w:fldCharType="separate"/>
    </w:r>
    <w:r w:rsidRPr="001214D0">
      <w:rPr>
        <w:rFonts w:ascii="Arial" w:eastAsia="Arial" w:hAnsi="Arial" w:cs="Arial"/>
        <w:iCs/>
        <w:sz w:val="14"/>
      </w:rPr>
      <w:t>1</w:t>
    </w:r>
    <w:r w:rsidRPr="001214D0">
      <w:rPr>
        <w:rFonts w:ascii="Arial" w:eastAsia="Arial" w:hAnsi="Arial" w:cs="Arial"/>
        <w:iCs/>
        <w:sz w:val="14"/>
      </w:rPr>
      <w:fldChar w:fldCharType="end"/>
    </w:r>
    <w:r w:rsidRPr="001214D0">
      <w:rPr>
        <w:rFonts w:ascii="Arial" w:eastAsia="Arial" w:hAnsi="Arial" w:cs="Arial"/>
        <w:iCs/>
        <w:sz w:val="14"/>
      </w:rPr>
      <w:t xml:space="preserve"> of </w:t>
    </w:r>
    <w:r w:rsidRPr="001214D0">
      <w:rPr>
        <w:iCs/>
      </w:rPr>
      <w:fldChar w:fldCharType="begin"/>
    </w:r>
    <w:r w:rsidRPr="001214D0">
      <w:rPr>
        <w:iCs/>
      </w:rPr>
      <w:instrText xml:space="preserve"> NUMPAGES   \* MERGEFORMAT </w:instrText>
    </w:r>
    <w:r w:rsidRPr="001214D0">
      <w:rPr>
        <w:iCs/>
      </w:rPr>
      <w:fldChar w:fldCharType="separate"/>
    </w:r>
    <w:r w:rsidRPr="001214D0">
      <w:rPr>
        <w:rFonts w:ascii="Arial" w:eastAsia="Arial" w:hAnsi="Arial" w:cs="Arial"/>
        <w:iCs/>
        <w:sz w:val="14"/>
      </w:rPr>
      <w:t>28</w:t>
    </w:r>
    <w:r w:rsidRPr="001214D0">
      <w:rPr>
        <w:rFonts w:ascii="Arial" w:eastAsia="Arial" w:hAnsi="Arial" w:cs="Arial"/>
        <w:iCs/>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4A584"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F23E8D" wp14:editId="7F566291">
              <wp:simplePos x="0" y="0"/>
              <wp:positionH relativeFrom="page">
                <wp:posOffset>5682361</wp:posOffset>
              </wp:positionH>
              <wp:positionV relativeFrom="page">
                <wp:posOffset>8765794</wp:posOffset>
              </wp:positionV>
              <wp:extent cx="719633" cy="257504"/>
              <wp:effectExtent l="0" t="0" r="0" b="0"/>
              <wp:wrapSquare wrapText="bothSides"/>
              <wp:docPr id="36085" name="Group 3608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1" name="Shape 36971"/>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72" name="Shape 36972"/>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36085" style="width:56.664pt;height:20.2759pt;position:absolute;mso-position-horizontal-relative:page;mso-position-horizontal:absolute;margin-left:447.43pt;mso-position-vertical-relative:page;margin-top:690.22pt;" coordsize="7196,2575">
              <v:shape id="Shape 36973" style="position:absolute;width:6982;height:91;left:213;top:0;" coordsize="698297,9144" path="m0,0l698297,0l698297,9144l0,9144l0,0">
                <v:stroke weight="0pt" endcap="flat" joinstyle="miter" miterlimit="10" on="false" color="#000000" opacity="0"/>
                <v:fill on="true" color="#000000"/>
              </v:shape>
              <v:shape id="Shape 36974"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062EA47B"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4668A8E6" w14:textId="77777777" w:rsidR="00DD7F57" w:rsidRDefault="00827483">
    <w:pPr>
      <w:spacing w:after="25" w:line="259" w:lineRule="auto"/>
      <w:ind w:left="0" w:right="819" w:firstLine="0"/>
      <w:jc w:val="left"/>
    </w:pPr>
    <w:r>
      <w:rPr>
        <w:sz w:val="16"/>
      </w:rPr>
      <w:t xml:space="preserve"> </w:t>
    </w:r>
  </w:p>
  <w:p w14:paraId="38244B7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636FA16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938ED" w14:textId="77777777" w:rsidR="00C1745F" w:rsidRDefault="00C1745F">
      <w:pPr>
        <w:spacing w:after="0" w:line="240" w:lineRule="auto"/>
      </w:pPr>
      <w:r>
        <w:separator/>
      </w:r>
    </w:p>
  </w:footnote>
  <w:footnote w:type="continuationSeparator" w:id="0">
    <w:p w14:paraId="5E9BB12C" w14:textId="77777777" w:rsidR="00C1745F" w:rsidRDefault="00C17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0179"/>
    <w:multiLevelType w:val="hybridMultilevel"/>
    <w:tmpl w:val="6BA4EEA0"/>
    <w:lvl w:ilvl="0" w:tplc="262606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46F8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C61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0038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423A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C653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C5D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092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C043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1E4356"/>
    <w:multiLevelType w:val="hybridMultilevel"/>
    <w:tmpl w:val="E7A668B6"/>
    <w:lvl w:ilvl="0" w:tplc="76D08D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4F1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C92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AB6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301B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EE3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3889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231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FEE8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E61CB0"/>
    <w:multiLevelType w:val="hybridMultilevel"/>
    <w:tmpl w:val="A502DC9E"/>
    <w:lvl w:ilvl="0" w:tplc="4F70DEA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9278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6B3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625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EC5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2A8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AD2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C5B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63B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375AF0"/>
    <w:multiLevelType w:val="hybridMultilevel"/>
    <w:tmpl w:val="6CCC5D38"/>
    <w:lvl w:ilvl="0" w:tplc="DAE413B0">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42E02">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C7B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7AB6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0BA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723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04B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8E6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EB4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C532C32"/>
    <w:multiLevelType w:val="hybridMultilevel"/>
    <w:tmpl w:val="66E85702"/>
    <w:lvl w:ilvl="0" w:tplc="50CCF8C4">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4CF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2F8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AE9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05E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42F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ABF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A612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5C92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1611EC5"/>
    <w:multiLevelType w:val="hybridMultilevel"/>
    <w:tmpl w:val="57665D9A"/>
    <w:lvl w:ilvl="0" w:tplc="83E42E02">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C464B4"/>
    <w:multiLevelType w:val="hybridMultilevel"/>
    <w:tmpl w:val="4A366552"/>
    <w:lvl w:ilvl="0" w:tplc="8CEEEB9E">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E55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8D9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2AA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4289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E467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CE4D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2C8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2347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DDA01BA"/>
    <w:multiLevelType w:val="hybridMultilevel"/>
    <w:tmpl w:val="B2B416DC"/>
    <w:lvl w:ilvl="0" w:tplc="34F4F25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8CF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073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2A13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27E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A31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23C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A52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68B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1906304"/>
    <w:multiLevelType w:val="hybridMultilevel"/>
    <w:tmpl w:val="C19619B0"/>
    <w:lvl w:ilvl="0" w:tplc="EE00220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23B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634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C45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A2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43B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2C9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408B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2289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53067234">
    <w:abstractNumId w:val="6"/>
  </w:num>
  <w:num w:numId="2" w16cid:durableId="961157706">
    <w:abstractNumId w:val="8"/>
  </w:num>
  <w:num w:numId="3" w16cid:durableId="817187911">
    <w:abstractNumId w:val="4"/>
  </w:num>
  <w:num w:numId="4" w16cid:durableId="1359238010">
    <w:abstractNumId w:val="0"/>
  </w:num>
  <w:num w:numId="5" w16cid:durableId="1334455104">
    <w:abstractNumId w:val="9"/>
  </w:num>
  <w:num w:numId="6" w16cid:durableId="910652540">
    <w:abstractNumId w:val="10"/>
  </w:num>
  <w:num w:numId="7" w16cid:durableId="2083480807">
    <w:abstractNumId w:val="2"/>
  </w:num>
  <w:num w:numId="8" w16cid:durableId="1280989423">
    <w:abstractNumId w:val="1"/>
  </w:num>
  <w:num w:numId="9" w16cid:durableId="126901802">
    <w:abstractNumId w:val="3"/>
  </w:num>
  <w:num w:numId="10" w16cid:durableId="1086462185">
    <w:abstractNumId w:val="5"/>
  </w:num>
  <w:num w:numId="11" w16cid:durableId="143053888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am Abdalla">
    <w15:presenceInfo w15:providerId="Windows Live" w15:userId="faf73c49515fa2b7"/>
  </w15:person>
  <w15:person w15:author="Alex Arceneaux">
    <w15:presenceInfo w15:providerId="AD" w15:userId="S::AArceneaux@alliancesafetycouncil.org::61e17a08-e5eb-4750-9dff-d0b3390b2e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F57"/>
    <w:rsid w:val="000D3163"/>
    <w:rsid w:val="000F7F11"/>
    <w:rsid w:val="001042C0"/>
    <w:rsid w:val="001214D0"/>
    <w:rsid w:val="00140CB7"/>
    <w:rsid w:val="00275484"/>
    <w:rsid w:val="002A0C86"/>
    <w:rsid w:val="002F0BBA"/>
    <w:rsid w:val="00366106"/>
    <w:rsid w:val="003703D6"/>
    <w:rsid w:val="00416D2F"/>
    <w:rsid w:val="00455AFC"/>
    <w:rsid w:val="00475B63"/>
    <w:rsid w:val="00490EF1"/>
    <w:rsid w:val="00505D95"/>
    <w:rsid w:val="00537F11"/>
    <w:rsid w:val="005D37EF"/>
    <w:rsid w:val="006B1913"/>
    <w:rsid w:val="006C0D17"/>
    <w:rsid w:val="00721022"/>
    <w:rsid w:val="00724AEC"/>
    <w:rsid w:val="007C05D6"/>
    <w:rsid w:val="007F2B13"/>
    <w:rsid w:val="00827483"/>
    <w:rsid w:val="008F33C7"/>
    <w:rsid w:val="00936392"/>
    <w:rsid w:val="009417DB"/>
    <w:rsid w:val="00A93C96"/>
    <w:rsid w:val="00AA0346"/>
    <w:rsid w:val="00AB027A"/>
    <w:rsid w:val="00AB0F02"/>
    <w:rsid w:val="00B6586C"/>
    <w:rsid w:val="00BC11FD"/>
    <w:rsid w:val="00C1745F"/>
    <w:rsid w:val="00C9108D"/>
    <w:rsid w:val="00CE231F"/>
    <w:rsid w:val="00D623F2"/>
    <w:rsid w:val="00D76B90"/>
    <w:rsid w:val="00DD7F57"/>
    <w:rsid w:val="00F02AF5"/>
    <w:rsid w:val="00FA65F4"/>
    <w:rsid w:val="00FD2BC0"/>
    <w:rsid w:val="00FF1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8755E"/>
  <w15:docId w15:val="{80B3DABE-1FDF-4058-B884-C16AE956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BC0"/>
    <w:pPr>
      <w:spacing w:after="5" w:line="251" w:lineRule="auto"/>
      <w:ind w:left="10" w:right="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214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4D0"/>
    <w:rPr>
      <w:rFonts w:ascii="Times New Roman" w:eastAsia="Times New Roman" w:hAnsi="Times New Roman" w:cs="Times New Roman"/>
      <w:color w:val="000000"/>
      <w:sz w:val="24"/>
    </w:rPr>
  </w:style>
  <w:style w:type="paragraph" w:styleId="Revision">
    <w:name w:val="Revision"/>
    <w:hidden/>
    <w:uiPriority w:val="99"/>
    <w:semiHidden/>
    <w:rsid w:val="00275484"/>
    <w:pPr>
      <w:spacing w:after="0" w:line="240" w:lineRule="auto"/>
    </w:pPr>
    <w:rPr>
      <w:rFonts w:ascii="Times New Roman" w:eastAsia="Times New Roman" w:hAnsi="Times New Roman" w:cs="Times New Roman"/>
      <w:color w:val="000000"/>
      <w:sz w:val="24"/>
    </w:rPr>
  </w:style>
  <w:style w:type="character" w:styleId="CommentReference">
    <w:name w:val="annotation reference"/>
    <w:basedOn w:val="DefaultParagraphFont"/>
    <w:uiPriority w:val="99"/>
    <w:semiHidden/>
    <w:unhideWhenUsed/>
    <w:rsid w:val="00936392"/>
    <w:rPr>
      <w:sz w:val="16"/>
      <w:szCs w:val="16"/>
    </w:rPr>
  </w:style>
  <w:style w:type="paragraph" w:styleId="CommentText">
    <w:name w:val="annotation text"/>
    <w:basedOn w:val="Normal"/>
    <w:link w:val="CommentTextChar"/>
    <w:uiPriority w:val="99"/>
    <w:unhideWhenUsed/>
    <w:rsid w:val="00936392"/>
    <w:pPr>
      <w:spacing w:line="240" w:lineRule="auto"/>
    </w:pPr>
    <w:rPr>
      <w:sz w:val="20"/>
      <w:szCs w:val="20"/>
    </w:rPr>
  </w:style>
  <w:style w:type="character" w:customStyle="1" w:styleId="CommentTextChar">
    <w:name w:val="Comment Text Char"/>
    <w:basedOn w:val="DefaultParagraphFont"/>
    <w:link w:val="CommentText"/>
    <w:uiPriority w:val="99"/>
    <w:rsid w:val="00936392"/>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936392"/>
    <w:rPr>
      <w:b/>
      <w:bCs/>
    </w:rPr>
  </w:style>
  <w:style w:type="character" w:customStyle="1" w:styleId="CommentSubjectChar">
    <w:name w:val="Comment Subject Char"/>
    <w:basedOn w:val="CommentTextChar"/>
    <w:link w:val="CommentSubject"/>
    <w:uiPriority w:val="99"/>
    <w:semiHidden/>
    <w:rsid w:val="00936392"/>
    <w:rPr>
      <w:rFonts w:ascii="Times New Roman" w:eastAsia="Times New Roman" w:hAnsi="Times New Roman" w:cs="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34</Pages>
  <Words>11165</Words>
  <Characters>58287</Characters>
  <Application>Microsoft Office Word</Application>
  <DocSecurity>0</DocSecurity>
  <Lines>1189</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3</cp:revision>
  <dcterms:created xsi:type="dcterms:W3CDTF">2023-06-22T03:15:00Z</dcterms:created>
  <dcterms:modified xsi:type="dcterms:W3CDTF">2023-06-22T03:18:00Z</dcterms:modified>
</cp:coreProperties>
</file>