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032B904" w14:textId="77777777" w:rsidR="00EF4D86" w:rsidRDefault="00EF4D86">
      <w:pPr>
        <w:pStyle w:val="Title"/>
        <w:ind w:left="1" w:right="-180" w:hanging="3"/>
        <w:jc w:val="left"/>
        <w:rPr>
          <w:sz w:val="30"/>
          <w:szCs w:val="30"/>
        </w:rPr>
      </w:pPr>
    </w:p>
    <w:p w14:paraId="4032B905" w14:textId="77777777" w:rsidR="00EF4D86" w:rsidRDefault="00000000">
      <w:pPr>
        <w:pStyle w:val="Title"/>
        <w:ind w:left="1" w:right="-180" w:hanging="3"/>
        <w:rPr>
          <w:sz w:val="30"/>
          <w:szCs w:val="30"/>
        </w:rPr>
      </w:pPr>
      <w:r>
        <w:rPr>
          <w:sz w:val="30"/>
          <w:szCs w:val="30"/>
        </w:rPr>
        <w:t>STANDARD COMMISSION AGREEMENT</w:t>
      </w:r>
    </w:p>
    <w:p w14:paraId="4032B906" w14:textId="77777777" w:rsidR="00EF4D86" w:rsidRDefault="00EF4D86">
      <w:pPr>
        <w:pStyle w:val="Title"/>
        <w:ind w:left="1" w:right="-180" w:hanging="3"/>
        <w:rPr>
          <w:sz w:val="30"/>
          <w:szCs w:val="30"/>
        </w:rPr>
      </w:pPr>
    </w:p>
    <w:p w14:paraId="4032B907" w14:textId="77777777" w:rsidR="00EF4D86" w:rsidRDefault="00EF4D86">
      <w:pPr>
        <w:pStyle w:val="Title"/>
        <w:ind w:left="1" w:right="-180" w:hanging="3"/>
        <w:jc w:val="left"/>
        <w:rPr>
          <w:sz w:val="30"/>
          <w:szCs w:val="30"/>
        </w:rPr>
      </w:pPr>
    </w:p>
    <w:p w14:paraId="4032B908" w14:textId="77777777" w:rsidR="00EF4D86" w:rsidRDefault="00EF4D86">
      <w:pPr>
        <w:ind w:left="0" w:right="-180" w:hanging="2"/>
        <w:rPr>
          <w:rFonts w:ascii="CG Times" w:eastAsia="CG Times" w:hAnsi="CG Times" w:cs="CG Times"/>
          <w:sz w:val="21"/>
          <w:szCs w:val="21"/>
        </w:rPr>
      </w:pPr>
    </w:p>
    <w:p w14:paraId="4032B909" w14:textId="35C3E968" w:rsidR="00EF4D86" w:rsidRDefault="00000000">
      <w:pPr>
        <w:ind w:left="0" w:right="-180" w:hanging="2"/>
        <w:jc w:val="both"/>
        <w:rPr>
          <w:rFonts w:ascii="Times" w:eastAsia="Times" w:hAnsi="Times" w:cs="Times"/>
          <w:sz w:val="22"/>
          <w:szCs w:val="22"/>
        </w:rPr>
      </w:pPr>
      <w:r>
        <w:rPr>
          <w:rFonts w:ascii="Times" w:eastAsia="Times" w:hAnsi="Times" w:cs="Times"/>
          <w:sz w:val="22"/>
          <w:szCs w:val="22"/>
        </w:rPr>
        <w:t>This STANDARD COMMISSION AGREEMENT ("Agreement") is made and entered into as of the 1</w:t>
      </w:r>
      <w:r w:rsidR="00151168">
        <w:rPr>
          <w:rFonts w:ascii="Times" w:eastAsia="Times" w:hAnsi="Times" w:cs="Times"/>
          <w:sz w:val="22"/>
          <w:szCs w:val="22"/>
        </w:rPr>
        <w:t>8th</w:t>
      </w:r>
      <w:r>
        <w:rPr>
          <w:rFonts w:ascii="Times" w:eastAsia="Times" w:hAnsi="Times" w:cs="Times"/>
          <w:sz w:val="22"/>
          <w:szCs w:val="22"/>
        </w:rPr>
        <w:t xml:space="preserve"> of March 2024 by and</w:t>
      </w:r>
      <w:r w:rsidR="0002773D">
        <w:rPr>
          <w:rFonts w:ascii="Times" w:eastAsia="Times" w:hAnsi="Times" w:cs="Times"/>
          <w:sz w:val="22"/>
          <w:szCs w:val="22"/>
        </w:rPr>
        <w:t xml:space="preserve"> </w:t>
      </w:r>
      <w:r>
        <w:rPr>
          <w:rFonts w:ascii="Times" w:eastAsia="Times" w:hAnsi="Times" w:cs="Times"/>
          <w:sz w:val="22"/>
          <w:szCs w:val="22"/>
        </w:rPr>
        <w:t>between Morrow Hill</w:t>
      </w:r>
      <w:r>
        <w:rPr>
          <w:rFonts w:ascii="Times" w:eastAsia="Times" w:hAnsi="Times" w:cs="Times"/>
          <w:smallCaps/>
          <w:sz w:val="22"/>
          <w:szCs w:val="22"/>
        </w:rPr>
        <w:t xml:space="preserve">, LLC </w:t>
      </w:r>
      <w:r>
        <w:rPr>
          <w:rFonts w:ascii="Times" w:eastAsia="Times" w:hAnsi="Times" w:cs="Times"/>
          <w:sz w:val="22"/>
          <w:szCs w:val="22"/>
        </w:rPr>
        <w:t xml:space="preserve">("Broker") and </w:t>
      </w:r>
      <w:r w:rsidR="0002773D">
        <w:rPr>
          <w:rFonts w:ascii="Times" w:eastAsia="Times" w:hAnsi="Times" w:cs="Times"/>
          <w:sz w:val="22"/>
          <w:szCs w:val="22"/>
        </w:rPr>
        <w:t>Belle Realty Of Lafayette, LLC</w:t>
      </w:r>
      <w:r>
        <w:rPr>
          <w:rFonts w:ascii="Times" w:eastAsia="Times" w:hAnsi="Times" w:cs="Times"/>
          <w:sz w:val="22"/>
          <w:szCs w:val="22"/>
        </w:rPr>
        <w:t xml:space="preserve">(“Landlord") for a lease with </w:t>
      </w:r>
      <w:r w:rsidR="0002773D">
        <w:rPr>
          <w:rFonts w:ascii="Times" w:eastAsia="Times" w:hAnsi="Times" w:cs="Times"/>
          <w:sz w:val="22"/>
          <w:szCs w:val="22"/>
        </w:rPr>
        <w:t>Lexi Investments 2, LLC</w:t>
      </w:r>
      <w:r>
        <w:rPr>
          <w:rFonts w:ascii="Times" w:eastAsia="Times" w:hAnsi="Times" w:cs="Times"/>
          <w:sz w:val="22"/>
          <w:szCs w:val="22"/>
        </w:rPr>
        <w:t xml:space="preserve"> </w:t>
      </w:r>
      <w:r>
        <w:rPr>
          <w:rFonts w:ascii="Times" w:eastAsia="Times" w:hAnsi="Times" w:cs="Times"/>
          <w:smallCaps/>
          <w:sz w:val="22"/>
          <w:szCs w:val="22"/>
        </w:rPr>
        <w:t>(</w:t>
      </w:r>
      <w:r>
        <w:rPr>
          <w:rFonts w:ascii="Times" w:eastAsia="Times" w:hAnsi="Times" w:cs="Times"/>
          <w:sz w:val="22"/>
          <w:szCs w:val="22"/>
        </w:rPr>
        <w:t xml:space="preserve">"Tenant").  </w:t>
      </w:r>
    </w:p>
    <w:p w14:paraId="4032B90A" w14:textId="77777777" w:rsidR="00EF4D86" w:rsidRDefault="00EF4D86">
      <w:pPr>
        <w:ind w:left="0" w:right="-180" w:hanging="2"/>
        <w:jc w:val="both"/>
        <w:rPr>
          <w:rFonts w:ascii="Times" w:eastAsia="Times" w:hAnsi="Times" w:cs="Times"/>
          <w:sz w:val="22"/>
          <w:szCs w:val="22"/>
        </w:rPr>
      </w:pPr>
    </w:p>
    <w:p w14:paraId="4032B90B" w14:textId="08BB0C60" w:rsidR="00EF4D86" w:rsidRDefault="00CF06C8">
      <w:pPr>
        <w:ind w:left="0" w:right="-180" w:hanging="2"/>
        <w:jc w:val="center"/>
      </w:pPr>
      <w:r>
        <w:rPr>
          <w:b/>
        </w:rPr>
        <w:t>129 Arnould Boulevard, Lafayette, LA 70506</w:t>
      </w:r>
    </w:p>
    <w:p w14:paraId="4032B90C" w14:textId="77777777" w:rsidR="00EF4D86" w:rsidRDefault="00EF4D86">
      <w:pPr>
        <w:ind w:left="0" w:right="-180" w:hanging="2"/>
        <w:jc w:val="center"/>
        <w:rPr>
          <w:rFonts w:ascii="Cambria" w:eastAsia="Cambria" w:hAnsi="Cambria" w:cs="Cambria"/>
        </w:rPr>
      </w:pPr>
    </w:p>
    <w:p w14:paraId="4032B90D" w14:textId="07F58A39" w:rsidR="00EF4D86" w:rsidRDefault="00000000">
      <w:pPr>
        <w:ind w:left="0" w:right="-180" w:hanging="2"/>
        <w:jc w:val="both"/>
        <w:rPr>
          <w:rFonts w:ascii="CG Times" w:eastAsia="CG Times" w:hAnsi="CG Times" w:cs="CG Times"/>
          <w:sz w:val="22"/>
          <w:szCs w:val="22"/>
        </w:rPr>
      </w:pPr>
      <w:r>
        <w:rPr>
          <w:rFonts w:ascii="CG Times" w:eastAsia="CG Times" w:hAnsi="CG Times" w:cs="CG Times"/>
          <w:sz w:val="22"/>
          <w:szCs w:val="22"/>
        </w:rPr>
        <w:t>1)  Broker has been involved in the negotiations of a lease, renewal, and/or extension ("Lease</w:t>
      </w:r>
      <w:r>
        <w:rPr>
          <w:rFonts w:ascii="CG Times" w:eastAsia="CG Times" w:hAnsi="CG Times" w:cs="CG Times"/>
          <w:sz w:val="22"/>
          <w:szCs w:val="22"/>
        </w:rPr>
        <w:t xml:space="preserve">") which may be consummated or effected between Landlord and Tenant.  In connection with the </w:t>
      </w:r>
      <w:proofErr w:type="gramStart"/>
      <w:r>
        <w:rPr>
          <w:rFonts w:ascii="CG Times" w:eastAsia="CG Times" w:hAnsi="CG Times" w:cs="CG Times"/>
          <w:sz w:val="22"/>
          <w:szCs w:val="22"/>
        </w:rPr>
        <w:t>Lease;</w:t>
      </w:r>
      <w:proofErr w:type="gramEnd"/>
      <w:r>
        <w:rPr>
          <w:rFonts w:ascii="CG Times" w:eastAsia="CG Times" w:hAnsi="CG Times" w:cs="CG Times"/>
          <w:sz w:val="22"/>
          <w:szCs w:val="22"/>
        </w:rPr>
        <w:t xml:space="preserve"> </w:t>
      </w:r>
      <w:proofErr w:type="gramStart"/>
      <w:r>
        <w:rPr>
          <w:rFonts w:ascii="CG Times" w:eastAsia="CG Times" w:hAnsi="CG Times" w:cs="CG Times"/>
          <w:sz w:val="22"/>
          <w:szCs w:val="22"/>
        </w:rPr>
        <w:t>Landlord’s</w:t>
      </w:r>
      <w:proofErr w:type="gramEnd"/>
      <w:r>
        <w:rPr>
          <w:rFonts w:ascii="CG Times" w:eastAsia="CG Times" w:hAnsi="CG Times" w:cs="CG Times"/>
          <w:sz w:val="22"/>
          <w:szCs w:val="22"/>
        </w:rPr>
        <w:t xml:space="preserve"> Agent shall pay to Broker the brokerage commissions described and calculated in accordance with the manner set below.</w:t>
      </w:r>
    </w:p>
    <w:p w14:paraId="4032B90E" w14:textId="77777777" w:rsidR="00EF4D86" w:rsidRDefault="00EF4D86">
      <w:pPr>
        <w:ind w:left="0" w:right="-180" w:hanging="2"/>
        <w:rPr>
          <w:rFonts w:ascii="CG Times" w:eastAsia="CG Times" w:hAnsi="CG Times" w:cs="CG Times"/>
          <w:sz w:val="22"/>
          <w:szCs w:val="22"/>
        </w:rPr>
      </w:pPr>
    </w:p>
    <w:p w14:paraId="4032B90F" w14:textId="6EEE66B9" w:rsidR="00EF4D86" w:rsidRDefault="00000000">
      <w:pPr>
        <w:ind w:left="0" w:right="-180" w:hanging="2"/>
        <w:jc w:val="both"/>
        <w:rPr>
          <w:rFonts w:ascii="Times" w:eastAsia="Times" w:hAnsi="Times" w:cs="Times"/>
          <w:sz w:val="22"/>
          <w:szCs w:val="22"/>
        </w:rPr>
      </w:pPr>
      <w:r>
        <w:rPr>
          <w:rFonts w:ascii="Times" w:eastAsia="Times" w:hAnsi="Times" w:cs="Times"/>
          <w:sz w:val="22"/>
          <w:szCs w:val="22"/>
        </w:rPr>
        <w:t xml:space="preserve">2)  Commission Amount.  Landlord’s Agent agrees to pay Broker a market cash commission equal to </w:t>
      </w:r>
      <w:r w:rsidR="00943149">
        <w:rPr>
          <w:rFonts w:ascii="Times" w:eastAsia="Times" w:hAnsi="Times" w:cs="Times"/>
          <w:sz w:val="22"/>
          <w:szCs w:val="22"/>
        </w:rPr>
        <w:t xml:space="preserve">three </w:t>
      </w:r>
      <w:r>
        <w:rPr>
          <w:rFonts w:ascii="Times" w:eastAsia="Times" w:hAnsi="Times" w:cs="Times"/>
          <w:sz w:val="22"/>
          <w:szCs w:val="22"/>
        </w:rPr>
        <w:t>percent (</w:t>
      </w:r>
      <w:r w:rsidR="00943149">
        <w:rPr>
          <w:rFonts w:ascii="Times" w:eastAsia="Times" w:hAnsi="Times" w:cs="Times"/>
          <w:sz w:val="22"/>
          <w:szCs w:val="22"/>
        </w:rPr>
        <w:t>3</w:t>
      </w:r>
      <w:r>
        <w:rPr>
          <w:rFonts w:ascii="Times" w:eastAsia="Times" w:hAnsi="Times" w:cs="Times"/>
          <w:sz w:val="22"/>
          <w:szCs w:val="22"/>
        </w:rPr>
        <w:t xml:space="preserve">.0%) of the total </w:t>
      </w:r>
      <w:del w:id="0" w:author="Adam Abdalla" w:date="2024-03-19T06:53:00Z">
        <w:r w:rsidDel="00B50648">
          <w:rPr>
            <w:rFonts w:ascii="Times" w:eastAsia="Times" w:hAnsi="Times" w:cs="Times"/>
            <w:sz w:val="22"/>
            <w:szCs w:val="22"/>
          </w:rPr>
          <w:delText>base rentals</w:delText>
        </w:r>
      </w:del>
      <w:ins w:id="1" w:author="Adam Abdalla" w:date="2024-03-19T06:53:00Z">
        <w:r w:rsidR="00B50648">
          <w:rPr>
            <w:rFonts w:ascii="Times" w:eastAsia="Times" w:hAnsi="Times" w:cs="Times"/>
            <w:sz w:val="22"/>
            <w:szCs w:val="22"/>
          </w:rPr>
          <w:t>Base Rent (as defined in the Lease) of the Initial Term (as defined in the Lease)</w:t>
        </w:r>
      </w:ins>
      <w:r>
        <w:rPr>
          <w:rFonts w:ascii="Times" w:eastAsia="Times" w:hAnsi="Times" w:cs="Times"/>
          <w:sz w:val="22"/>
          <w:szCs w:val="22"/>
        </w:rPr>
        <w:t xml:space="preserve"> payable to Landlord.  </w:t>
      </w:r>
    </w:p>
    <w:p w14:paraId="4032B910" w14:textId="77777777" w:rsidR="00EF4D86" w:rsidRDefault="00EF4D86">
      <w:pPr>
        <w:ind w:left="0" w:right="-180" w:hanging="2"/>
        <w:rPr>
          <w:rFonts w:ascii="CG Times" w:eastAsia="CG Times" w:hAnsi="CG Times" w:cs="CG Times"/>
          <w:sz w:val="22"/>
          <w:szCs w:val="22"/>
        </w:rPr>
      </w:pPr>
    </w:p>
    <w:p w14:paraId="4032B911" w14:textId="5EB32A4D" w:rsidR="00EF4D86" w:rsidRDefault="00000000">
      <w:pPr>
        <w:tabs>
          <w:tab w:val="left" w:pos="540"/>
          <w:tab w:val="left" w:pos="5220"/>
        </w:tabs>
        <w:ind w:left="0" w:right="-180" w:hanging="2"/>
        <w:jc w:val="both"/>
        <w:rPr>
          <w:sz w:val="22"/>
          <w:szCs w:val="22"/>
        </w:rPr>
      </w:pPr>
      <w:r>
        <w:rPr>
          <w:rFonts w:ascii="CG Times" w:eastAsia="CG Times" w:hAnsi="CG Times" w:cs="CG Times"/>
          <w:sz w:val="22"/>
          <w:szCs w:val="22"/>
        </w:rPr>
        <w:t xml:space="preserve">3)  Time of Payment.  </w:t>
      </w:r>
      <w:r>
        <w:rPr>
          <w:sz w:val="22"/>
          <w:szCs w:val="22"/>
        </w:rPr>
        <w:t xml:space="preserve">With respect to the portion of the commission payable hereunder in connection with the Lease, </w:t>
      </w:r>
      <w:del w:id="2" w:author="Adam Abdalla" w:date="2024-03-19T06:38:00Z">
        <w:r w:rsidDel="00DE768B">
          <w:rPr>
            <w:sz w:val="22"/>
            <w:szCs w:val="22"/>
          </w:rPr>
          <w:delText xml:space="preserve">Fifty </w:delText>
        </w:r>
      </w:del>
      <w:ins w:id="3" w:author="Adam Abdalla" w:date="2024-03-19T06:38:00Z">
        <w:r w:rsidR="00DE768B">
          <w:rPr>
            <w:sz w:val="22"/>
            <w:szCs w:val="22"/>
          </w:rPr>
          <w:t xml:space="preserve">One Hundred </w:t>
        </w:r>
      </w:ins>
      <w:del w:id="4" w:author="Adam Abdalla" w:date="2024-03-19T06:38:00Z">
        <w:r w:rsidDel="00DE768B">
          <w:rPr>
            <w:sz w:val="22"/>
            <w:szCs w:val="22"/>
          </w:rPr>
          <w:delText>p</w:delText>
        </w:r>
      </w:del>
      <w:ins w:id="5" w:author="Adam Abdalla" w:date="2024-03-19T06:38:00Z">
        <w:r w:rsidR="00DE768B">
          <w:rPr>
            <w:sz w:val="22"/>
            <w:szCs w:val="22"/>
          </w:rPr>
          <w:t>P</w:t>
        </w:r>
      </w:ins>
      <w:r>
        <w:rPr>
          <w:sz w:val="22"/>
          <w:szCs w:val="22"/>
        </w:rPr>
        <w:t>ercent (</w:t>
      </w:r>
      <w:r w:rsidR="00F11209">
        <w:rPr>
          <w:sz w:val="22"/>
          <w:szCs w:val="22"/>
        </w:rPr>
        <w:t>10</w:t>
      </w:r>
      <w:r>
        <w:rPr>
          <w:sz w:val="22"/>
          <w:szCs w:val="22"/>
        </w:rPr>
        <w:t xml:space="preserve">0%) of the commission </w:t>
      </w:r>
      <w:r>
        <w:rPr>
          <w:sz w:val="22"/>
          <w:szCs w:val="22"/>
        </w:rPr>
        <w:t>shall be paid to the Broker in cash or check upon the date the Lease is signed and executed between Landlord (or its Broker) and Tenant</w:t>
      </w:r>
      <w:r w:rsidR="00F11209">
        <w:rPr>
          <w:sz w:val="22"/>
          <w:szCs w:val="22"/>
        </w:rPr>
        <w:t>.</w:t>
      </w:r>
    </w:p>
    <w:p w14:paraId="4032B912" w14:textId="77777777" w:rsidR="00EF4D86" w:rsidRDefault="00EF4D86">
      <w:pPr>
        <w:ind w:left="0" w:right="-180" w:hanging="2"/>
        <w:rPr>
          <w:rFonts w:ascii="CG Times" w:eastAsia="CG Times" w:hAnsi="CG Times" w:cs="CG Times"/>
          <w:sz w:val="22"/>
          <w:szCs w:val="22"/>
        </w:rPr>
      </w:pPr>
    </w:p>
    <w:p w14:paraId="4032B913" w14:textId="77777777" w:rsidR="00EF4D86" w:rsidRDefault="00000000">
      <w:pPr>
        <w:ind w:left="0" w:right="-180" w:hanging="2"/>
        <w:rPr>
          <w:rFonts w:ascii="CG Times" w:eastAsia="CG Times" w:hAnsi="CG Times" w:cs="CG Times"/>
          <w:sz w:val="22"/>
          <w:szCs w:val="22"/>
        </w:rPr>
      </w:pPr>
      <w:r>
        <w:rPr>
          <w:rFonts w:ascii="CG Times" w:eastAsia="CG Times" w:hAnsi="CG Times" w:cs="CG Times"/>
          <w:sz w:val="22"/>
          <w:szCs w:val="22"/>
        </w:rPr>
        <w:t xml:space="preserve">4)  Payment.  Payment shall be made to </w:t>
      </w:r>
      <w:proofErr w:type="gramStart"/>
      <w:r>
        <w:rPr>
          <w:rFonts w:ascii="CG Times" w:eastAsia="CG Times" w:hAnsi="CG Times" w:cs="CG Times"/>
          <w:sz w:val="22"/>
          <w:szCs w:val="22"/>
        </w:rPr>
        <w:t>Broker</w:t>
      </w:r>
      <w:proofErr w:type="gramEnd"/>
      <w:r>
        <w:rPr>
          <w:rFonts w:ascii="CG Times" w:eastAsia="CG Times" w:hAnsi="CG Times" w:cs="CG Times"/>
          <w:sz w:val="22"/>
          <w:szCs w:val="22"/>
        </w:rPr>
        <w:t xml:space="preserve"> in the form of a mailed check, wire, or ACH payment.  </w:t>
      </w:r>
      <w:proofErr w:type="gramStart"/>
      <w:r>
        <w:rPr>
          <w:rFonts w:ascii="CG Times" w:eastAsia="CG Times" w:hAnsi="CG Times" w:cs="CG Times"/>
          <w:sz w:val="22"/>
          <w:szCs w:val="22"/>
        </w:rPr>
        <w:t>Broker</w:t>
      </w:r>
      <w:proofErr w:type="gramEnd"/>
      <w:r>
        <w:rPr>
          <w:rFonts w:ascii="CG Times" w:eastAsia="CG Times" w:hAnsi="CG Times" w:cs="CG Times"/>
          <w:sz w:val="22"/>
          <w:szCs w:val="22"/>
        </w:rPr>
        <w:t xml:space="preserve"> will not be required to join a network or login to any systems to receive payment.</w:t>
      </w:r>
    </w:p>
    <w:p w14:paraId="4032B914" w14:textId="77777777" w:rsidR="00EF4D86" w:rsidRDefault="00EF4D86">
      <w:pPr>
        <w:ind w:left="0" w:right="-180" w:hanging="2"/>
        <w:rPr>
          <w:rFonts w:ascii="CG Times" w:eastAsia="CG Times" w:hAnsi="CG Times" w:cs="CG Times"/>
          <w:sz w:val="22"/>
          <w:szCs w:val="22"/>
        </w:rPr>
      </w:pPr>
    </w:p>
    <w:p w14:paraId="5D600DF6" w14:textId="77777777" w:rsidR="00DE768B" w:rsidRDefault="00000000">
      <w:pPr>
        <w:ind w:left="0" w:right="-180" w:hanging="2"/>
        <w:jc w:val="both"/>
        <w:rPr>
          <w:ins w:id="6" w:author="Adam Abdalla" w:date="2024-03-19T06:44:00Z"/>
          <w:rFonts w:ascii="CG Times" w:eastAsia="CG Times" w:hAnsi="CG Times" w:cs="CG Times"/>
          <w:sz w:val="22"/>
          <w:szCs w:val="22"/>
        </w:rPr>
      </w:pPr>
      <w:r>
        <w:rPr>
          <w:rFonts w:ascii="CG Times" w:eastAsia="CG Times" w:hAnsi="CG Times" w:cs="CG Times"/>
          <w:sz w:val="22"/>
          <w:szCs w:val="22"/>
        </w:rPr>
        <w:t xml:space="preserve">5)  Computation of Base Rental.  The Commissions due to Broker hereunder shall be based on the aggregate </w:t>
      </w:r>
      <w:del w:id="7" w:author="Adam Abdalla" w:date="2024-03-19T06:40:00Z">
        <w:r w:rsidDel="00DE768B">
          <w:rPr>
            <w:rFonts w:ascii="CG Times" w:eastAsia="CG Times" w:hAnsi="CG Times" w:cs="CG Times"/>
            <w:sz w:val="22"/>
            <w:szCs w:val="22"/>
          </w:rPr>
          <w:delText>base rentals</w:delText>
        </w:r>
      </w:del>
      <w:ins w:id="8" w:author="Adam Abdalla" w:date="2024-03-19T06:40:00Z">
        <w:r w:rsidR="00DE768B">
          <w:rPr>
            <w:rFonts w:ascii="CG Times" w:eastAsia="CG Times" w:hAnsi="CG Times" w:cs="CG Times"/>
            <w:sz w:val="22"/>
            <w:szCs w:val="22"/>
          </w:rPr>
          <w:t xml:space="preserve">Base Rent (as defined in the Lease) </w:t>
        </w:r>
      </w:ins>
      <w:del w:id="9" w:author="Adam Abdalla" w:date="2024-03-19T06:40:00Z">
        <w:r w:rsidDel="00DE768B">
          <w:rPr>
            <w:rFonts w:ascii="CG Times" w:eastAsia="CG Times" w:hAnsi="CG Times" w:cs="CG Times"/>
            <w:sz w:val="22"/>
            <w:szCs w:val="22"/>
          </w:rPr>
          <w:delText xml:space="preserve"> </w:delText>
        </w:r>
      </w:del>
      <w:r>
        <w:rPr>
          <w:rFonts w:ascii="CG Times" w:eastAsia="CG Times" w:hAnsi="CG Times" w:cs="CG Times"/>
          <w:sz w:val="22"/>
          <w:szCs w:val="22"/>
        </w:rPr>
        <w:t xml:space="preserve">of the </w:t>
      </w:r>
      <w:del w:id="10" w:author="Adam Abdalla" w:date="2024-03-19T06:39:00Z">
        <w:r w:rsidDel="00DE768B">
          <w:rPr>
            <w:rFonts w:ascii="CG Times" w:eastAsia="CG Times" w:hAnsi="CG Times" w:cs="CG Times"/>
            <w:sz w:val="22"/>
            <w:szCs w:val="22"/>
          </w:rPr>
          <w:delText>total lease commitment.</w:delText>
        </w:r>
      </w:del>
      <w:ins w:id="11" w:author="Adam Abdalla" w:date="2024-03-19T06:39:00Z">
        <w:r w:rsidR="00DE768B">
          <w:rPr>
            <w:rFonts w:ascii="CG Times" w:eastAsia="CG Times" w:hAnsi="CG Times" w:cs="CG Times"/>
            <w:sz w:val="22"/>
            <w:szCs w:val="22"/>
          </w:rPr>
          <w:t xml:space="preserve">Initial Term </w:t>
        </w:r>
      </w:ins>
      <w:ins w:id="12" w:author="Adam Abdalla" w:date="2024-03-19T06:40:00Z">
        <w:r w:rsidR="00DE768B">
          <w:rPr>
            <w:rFonts w:ascii="CG Times" w:eastAsia="CG Times" w:hAnsi="CG Times" w:cs="CG Times"/>
            <w:sz w:val="22"/>
            <w:szCs w:val="22"/>
          </w:rPr>
          <w:t>(as</w:t>
        </w:r>
      </w:ins>
      <w:ins w:id="13" w:author="Adam Abdalla" w:date="2024-03-19T06:41:00Z">
        <w:r w:rsidR="00DE768B">
          <w:rPr>
            <w:rFonts w:ascii="CG Times" w:eastAsia="CG Times" w:hAnsi="CG Times" w:cs="CG Times"/>
            <w:sz w:val="22"/>
            <w:szCs w:val="22"/>
          </w:rPr>
          <w:t xml:space="preserve"> defined in the Lease) and is calculated as follows. The Initial Term of the Lease is Sixty-Six (66) months. </w:t>
        </w:r>
      </w:ins>
      <w:ins w:id="14" w:author="Adam Abdalla" w:date="2024-03-19T06:42:00Z">
        <w:r w:rsidR="00DE768B">
          <w:rPr>
            <w:rFonts w:ascii="CG Times" w:eastAsia="CG Times" w:hAnsi="CG Times" w:cs="CG Times"/>
            <w:sz w:val="22"/>
            <w:szCs w:val="22"/>
          </w:rPr>
          <w:t xml:space="preserve">Of which ten of those months are abatement months, leaving a total of fifty-five (55) months of the Initial Term wherein the Tenant pays </w:t>
        </w:r>
      </w:ins>
      <w:ins w:id="15" w:author="Adam Abdalla" w:date="2024-03-19T06:43:00Z">
        <w:r w:rsidR="00DE768B">
          <w:rPr>
            <w:rFonts w:ascii="CG Times" w:eastAsia="CG Times" w:hAnsi="CG Times" w:cs="CG Times"/>
            <w:sz w:val="22"/>
            <w:szCs w:val="22"/>
          </w:rPr>
          <w:t>any Base Rent to the Landlord. Based on the foregoing, the formula for calculating the Computation o</w:t>
        </w:r>
      </w:ins>
      <w:ins w:id="16" w:author="Adam Abdalla" w:date="2024-03-19T06:44:00Z">
        <w:r w:rsidR="00DE768B">
          <w:rPr>
            <w:rFonts w:ascii="CG Times" w:eastAsia="CG Times" w:hAnsi="CG Times" w:cs="CG Times"/>
            <w:sz w:val="22"/>
            <w:szCs w:val="22"/>
          </w:rPr>
          <w:t>f Commissions due to Broker hereunder for the Initial term shall be as follows.</w:t>
        </w:r>
      </w:ins>
    </w:p>
    <w:p w14:paraId="30DD5C75" w14:textId="77777777" w:rsidR="00DE768B" w:rsidRDefault="00DE768B">
      <w:pPr>
        <w:ind w:left="0" w:right="-180" w:hanging="2"/>
        <w:jc w:val="both"/>
        <w:rPr>
          <w:ins w:id="17" w:author="Adam Abdalla" w:date="2024-03-19T06:44:00Z"/>
          <w:rFonts w:ascii="CG Times" w:eastAsia="CG Times" w:hAnsi="CG Times" w:cs="CG Times"/>
          <w:sz w:val="22"/>
          <w:szCs w:val="22"/>
        </w:rPr>
      </w:pPr>
    </w:p>
    <w:p w14:paraId="4032B915" w14:textId="641E5955" w:rsidR="00EF4D86" w:rsidRDefault="00B50648">
      <w:pPr>
        <w:ind w:left="0" w:right="-180" w:hanging="2"/>
        <w:jc w:val="both"/>
        <w:rPr>
          <w:ins w:id="18" w:author="Adam Abdalla" w:date="2024-03-19T06:52:00Z"/>
          <w:rFonts w:ascii="CG Times" w:eastAsia="CG Times" w:hAnsi="CG Times" w:cs="CG Times"/>
          <w:sz w:val="22"/>
          <w:szCs w:val="22"/>
        </w:rPr>
      </w:pPr>
      <w:ins w:id="19" w:author="Adam Abdalla" w:date="2024-03-19T06:47:00Z">
        <w:r>
          <w:rPr>
            <w:rFonts w:ascii="CG Times" w:eastAsia="CG Times" w:hAnsi="CG Times" w:cs="CG Times"/>
            <w:sz w:val="22"/>
            <w:szCs w:val="22"/>
          </w:rPr>
          <w:t>$14.00</w:t>
        </w:r>
      </w:ins>
      <w:ins w:id="20" w:author="Adam Abdalla" w:date="2024-03-19T06:48:00Z">
        <w:r>
          <w:rPr>
            <w:rFonts w:ascii="CG Times" w:eastAsia="CG Times" w:hAnsi="CG Times" w:cs="CG Times"/>
            <w:sz w:val="22"/>
            <w:szCs w:val="22"/>
          </w:rPr>
          <w:t xml:space="preserve"> * 1789 = </w:t>
        </w:r>
      </w:ins>
      <w:ins w:id="21" w:author="Adam Abdalla" w:date="2024-03-19T06:49:00Z">
        <w:r>
          <w:rPr>
            <w:rFonts w:ascii="CG Times" w:eastAsia="CG Times" w:hAnsi="CG Times" w:cs="CG Times"/>
            <w:sz w:val="22"/>
            <w:szCs w:val="22"/>
          </w:rPr>
          <w:t xml:space="preserve">$25,046 </w:t>
        </w:r>
      </w:ins>
      <w:ins w:id="22" w:author="Adam Abdalla" w:date="2024-03-19T06:48:00Z">
        <w:r>
          <w:rPr>
            <w:rFonts w:ascii="CG Times" w:eastAsia="CG Times" w:hAnsi="CG Times" w:cs="CG Times"/>
            <w:sz w:val="22"/>
            <w:szCs w:val="22"/>
          </w:rPr>
          <w:t>/</w:t>
        </w:r>
      </w:ins>
      <w:ins w:id="23" w:author="Adam Abdalla" w:date="2024-03-19T06:49:00Z">
        <w:r>
          <w:rPr>
            <w:rFonts w:ascii="CG Times" w:eastAsia="CG Times" w:hAnsi="CG Times" w:cs="CG Times"/>
            <w:sz w:val="22"/>
            <w:szCs w:val="22"/>
          </w:rPr>
          <w:t xml:space="preserve"> </w:t>
        </w:r>
      </w:ins>
      <w:ins w:id="24" w:author="Adam Abdalla" w:date="2024-03-19T06:48:00Z">
        <w:r>
          <w:rPr>
            <w:rFonts w:ascii="CG Times" w:eastAsia="CG Times" w:hAnsi="CG Times" w:cs="CG Times"/>
            <w:sz w:val="22"/>
            <w:szCs w:val="22"/>
          </w:rPr>
          <w:t xml:space="preserve">12 </w:t>
        </w:r>
      </w:ins>
      <w:ins w:id="25" w:author="Adam Abdalla" w:date="2024-03-19T06:50:00Z">
        <w:r>
          <w:rPr>
            <w:rFonts w:ascii="CG Times" w:eastAsia="CG Times" w:hAnsi="CG Times" w:cs="CG Times"/>
            <w:sz w:val="22"/>
            <w:szCs w:val="22"/>
          </w:rPr>
          <w:t xml:space="preserve">/ </w:t>
        </w:r>
      </w:ins>
      <w:ins w:id="26" w:author="Adam Abdalla" w:date="2024-03-19T06:49:00Z">
        <w:r>
          <w:rPr>
            <w:rFonts w:ascii="CG Times" w:eastAsia="CG Times" w:hAnsi="CG Times" w:cs="CG Times"/>
            <w:sz w:val="22"/>
            <w:szCs w:val="22"/>
          </w:rPr>
          <w:t xml:space="preserve"> $2,087.17 </w:t>
        </w:r>
      </w:ins>
      <w:ins w:id="27" w:author="Adam Abdalla" w:date="2024-03-19T06:50:00Z">
        <w:r>
          <w:rPr>
            <w:rFonts w:ascii="CG Times" w:eastAsia="CG Times" w:hAnsi="CG Times" w:cs="CG Times"/>
            <w:sz w:val="22"/>
            <w:szCs w:val="22"/>
          </w:rPr>
          <w:t>*</w:t>
        </w:r>
      </w:ins>
      <w:ins w:id="28" w:author="Adam Abdalla" w:date="2024-03-19T06:48:00Z">
        <w:r>
          <w:rPr>
            <w:rFonts w:ascii="CG Times" w:eastAsia="CG Times" w:hAnsi="CG Times" w:cs="CG Times"/>
            <w:sz w:val="22"/>
            <w:szCs w:val="22"/>
          </w:rPr>
          <w:t xml:space="preserve"> 55 </w:t>
        </w:r>
      </w:ins>
      <w:ins w:id="29" w:author="Adam Abdalla" w:date="2024-03-19T06:50:00Z">
        <w:r>
          <w:rPr>
            <w:rFonts w:ascii="CG Times" w:eastAsia="CG Times" w:hAnsi="CG Times" w:cs="CG Times"/>
            <w:sz w:val="22"/>
            <w:szCs w:val="22"/>
          </w:rPr>
          <w:t xml:space="preserve">= $114794.17  </w:t>
        </w:r>
      </w:ins>
      <w:ins w:id="30" w:author="Adam Abdalla" w:date="2024-03-19T06:48:00Z">
        <w:r>
          <w:rPr>
            <w:rFonts w:ascii="CG Times" w:eastAsia="CG Times" w:hAnsi="CG Times" w:cs="CG Times"/>
            <w:sz w:val="22"/>
            <w:szCs w:val="22"/>
          </w:rPr>
          <w:t xml:space="preserve">* 3% = </w:t>
        </w:r>
      </w:ins>
      <w:ins w:id="31" w:author="Adam Abdalla" w:date="2024-03-19T06:51:00Z">
        <w:r>
          <w:rPr>
            <w:rFonts w:ascii="CG Times" w:eastAsia="CG Times" w:hAnsi="CG Times" w:cs="CG Times"/>
            <w:sz w:val="22"/>
            <w:szCs w:val="22"/>
          </w:rPr>
          <w:t>$3,443.85</w:t>
        </w:r>
      </w:ins>
    </w:p>
    <w:p w14:paraId="4421ED45" w14:textId="77777777" w:rsidR="00B50648" w:rsidRDefault="00B50648">
      <w:pPr>
        <w:ind w:left="0" w:right="-180" w:hanging="2"/>
        <w:jc w:val="both"/>
        <w:rPr>
          <w:ins w:id="32" w:author="Adam Abdalla" w:date="2024-03-19T06:52:00Z"/>
          <w:rFonts w:ascii="CG Times" w:eastAsia="CG Times" w:hAnsi="CG Times" w:cs="CG Times"/>
          <w:sz w:val="22"/>
          <w:szCs w:val="22"/>
        </w:rPr>
      </w:pPr>
    </w:p>
    <w:p w14:paraId="0DF84F76" w14:textId="708C7512" w:rsidR="00B50648" w:rsidRDefault="00B50648">
      <w:pPr>
        <w:ind w:left="0" w:right="-180" w:hanging="2"/>
        <w:jc w:val="both"/>
        <w:rPr>
          <w:rFonts w:ascii="CG Times" w:eastAsia="CG Times" w:hAnsi="CG Times" w:cs="CG Times"/>
          <w:sz w:val="22"/>
          <w:szCs w:val="22"/>
        </w:rPr>
      </w:pPr>
      <w:ins w:id="33" w:author="Adam Abdalla" w:date="2024-03-19T06:52:00Z">
        <w:r>
          <w:rPr>
            <w:rFonts w:ascii="CG Times" w:eastAsia="CG Times" w:hAnsi="CG Times" w:cs="CG Times"/>
            <w:sz w:val="22"/>
            <w:szCs w:val="22"/>
          </w:rPr>
          <w:t xml:space="preserve">The Total Commissions due to Broker for the Initial Term of the Lease shall be </w:t>
        </w:r>
        <w:proofErr w:type="gramStart"/>
        <w:r>
          <w:rPr>
            <w:rFonts w:ascii="CG Times" w:eastAsia="CG Times" w:hAnsi="CG Times" w:cs="CG Times"/>
            <w:sz w:val="22"/>
            <w:szCs w:val="22"/>
          </w:rPr>
          <w:t>$3,443.85</w:t>
        </w:r>
      </w:ins>
      <w:proofErr w:type="gramEnd"/>
    </w:p>
    <w:p w14:paraId="4032B916" w14:textId="77777777" w:rsidR="00EF4D86" w:rsidRDefault="00EF4D86">
      <w:pPr>
        <w:ind w:left="0" w:right="-180" w:hanging="2"/>
        <w:rPr>
          <w:rFonts w:ascii="CG Times" w:eastAsia="CG Times" w:hAnsi="CG Times" w:cs="CG Times"/>
          <w:sz w:val="22"/>
          <w:szCs w:val="22"/>
        </w:rPr>
      </w:pPr>
    </w:p>
    <w:p w14:paraId="4032B917" w14:textId="77777777" w:rsidR="00EF4D86" w:rsidRDefault="00000000">
      <w:pPr>
        <w:ind w:left="0" w:right="-180" w:hanging="2"/>
        <w:jc w:val="both"/>
        <w:rPr>
          <w:rFonts w:ascii="CG Times" w:eastAsia="CG Times" w:hAnsi="CG Times" w:cs="CG Times"/>
          <w:sz w:val="22"/>
          <w:szCs w:val="22"/>
        </w:rPr>
      </w:pPr>
      <w:r>
        <w:rPr>
          <w:rFonts w:ascii="CG Times" w:eastAsia="CG Times" w:hAnsi="CG Times" w:cs="CG Times"/>
          <w:sz w:val="22"/>
          <w:szCs w:val="22"/>
        </w:rPr>
        <w:t>6)  Referral to the Lease.  This Agreement shall be attached to and become part of the Lease for all purposes hereof and thereof.  In this regard, all terms of this Agreement shall be incorporated into the Lease by this reference, and all terms of the Lease shall be incorporated herein by reference.  The terms and provisions of this Agreement shall be binding on the parties hereto and to their successors and assigns of this Agreement, the Lease.  The terms of this Agreement shall survive the execution hereo</w:t>
      </w:r>
      <w:r>
        <w:rPr>
          <w:rFonts w:ascii="CG Times" w:eastAsia="CG Times" w:hAnsi="CG Times" w:cs="CG Times"/>
          <w:sz w:val="22"/>
          <w:szCs w:val="22"/>
        </w:rPr>
        <w:t>f and payment of any portion of the Commissions as provided herein.</w:t>
      </w:r>
    </w:p>
    <w:p w14:paraId="4032B918" w14:textId="77777777" w:rsidR="00EF4D86" w:rsidRDefault="00EF4D86">
      <w:pPr>
        <w:ind w:left="0" w:right="-180" w:hanging="2"/>
        <w:rPr>
          <w:rFonts w:ascii="CG Times" w:eastAsia="CG Times" w:hAnsi="CG Times" w:cs="CG Times"/>
          <w:sz w:val="22"/>
          <w:szCs w:val="22"/>
        </w:rPr>
      </w:pPr>
    </w:p>
    <w:p w14:paraId="4032B919" w14:textId="77777777" w:rsidR="00EF4D86" w:rsidRDefault="00000000">
      <w:pPr>
        <w:ind w:left="0" w:right="-180" w:hanging="2"/>
        <w:jc w:val="both"/>
        <w:rPr>
          <w:rFonts w:ascii="CG Times" w:eastAsia="CG Times" w:hAnsi="CG Times" w:cs="CG Times"/>
          <w:sz w:val="22"/>
          <w:szCs w:val="22"/>
        </w:rPr>
      </w:pPr>
      <w:r>
        <w:rPr>
          <w:rFonts w:ascii="CG Times" w:eastAsia="CG Times" w:hAnsi="CG Times" w:cs="CG Times"/>
          <w:sz w:val="22"/>
          <w:szCs w:val="22"/>
        </w:rPr>
        <w:t>The foregoing accurately sets forth the agreement between the parties hereto as evidenced by their signatures below.</w:t>
      </w:r>
    </w:p>
    <w:p w14:paraId="4032B91A" w14:textId="77777777" w:rsidR="00EF4D86" w:rsidRDefault="00EF4D86">
      <w:pPr>
        <w:ind w:left="0" w:right="-180" w:hanging="2"/>
        <w:rPr>
          <w:rFonts w:ascii="CG Times" w:eastAsia="CG Times" w:hAnsi="CG Times" w:cs="CG Times"/>
          <w:sz w:val="22"/>
          <w:szCs w:val="22"/>
        </w:rPr>
      </w:pPr>
    </w:p>
    <w:p w14:paraId="4032B91B" w14:textId="77777777" w:rsidR="00EF4D86" w:rsidRDefault="00000000">
      <w:pPr>
        <w:tabs>
          <w:tab w:val="left" w:pos="5040"/>
        </w:tabs>
        <w:ind w:left="0" w:right="-180" w:hanging="2"/>
        <w:rPr>
          <w:rFonts w:ascii="Times" w:eastAsia="Times" w:hAnsi="Times" w:cs="Times"/>
          <w:sz w:val="22"/>
          <w:szCs w:val="22"/>
        </w:rPr>
      </w:pPr>
      <w:r>
        <w:rPr>
          <w:rFonts w:ascii="Times" w:eastAsia="Times" w:hAnsi="Times" w:cs="Times"/>
          <w:sz w:val="22"/>
          <w:szCs w:val="22"/>
        </w:rPr>
        <w:t>LANDLORD AGENT:</w:t>
      </w:r>
      <w:r>
        <w:rPr>
          <w:rFonts w:ascii="Times" w:eastAsia="Times" w:hAnsi="Times" w:cs="Times"/>
          <w:sz w:val="22"/>
          <w:szCs w:val="22"/>
        </w:rPr>
        <w:tab/>
        <w:t>BROKER:</w:t>
      </w:r>
    </w:p>
    <w:p w14:paraId="4032B91C" w14:textId="58BBBBE4" w:rsidR="00EF4D86" w:rsidRDefault="00151168">
      <w:pPr>
        <w:tabs>
          <w:tab w:val="left" w:pos="5040"/>
        </w:tabs>
        <w:ind w:left="0" w:right="-180" w:hanging="2"/>
        <w:rPr>
          <w:rFonts w:ascii="Times" w:eastAsia="Times" w:hAnsi="Times" w:cs="Times"/>
          <w:sz w:val="22"/>
          <w:szCs w:val="22"/>
        </w:rPr>
      </w:pPr>
      <w:r>
        <w:rPr>
          <w:rFonts w:ascii="Times" w:eastAsia="Times" w:hAnsi="Times" w:cs="Times"/>
          <w:sz w:val="22"/>
          <w:szCs w:val="22"/>
        </w:rPr>
        <w:t xml:space="preserve">Belle Realty of Lafayette LLC </w:t>
      </w:r>
      <w:r w:rsidR="00F11209">
        <w:rPr>
          <w:rFonts w:ascii="Times" w:eastAsia="Times" w:hAnsi="Times" w:cs="Times"/>
          <w:sz w:val="22"/>
          <w:szCs w:val="22"/>
        </w:rPr>
        <w:tab/>
        <w:t>Morrow Hill</w:t>
      </w:r>
      <w:r w:rsidR="00F11209">
        <w:rPr>
          <w:smallCaps/>
        </w:rPr>
        <w:t>, LLC</w:t>
      </w:r>
    </w:p>
    <w:p w14:paraId="4032B91D" w14:textId="77777777" w:rsidR="00EF4D86" w:rsidRPr="00912A77" w:rsidRDefault="00000000">
      <w:pPr>
        <w:tabs>
          <w:tab w:val="right" w:pos="3420"/>
          <w:tab w:val="left" w:pos="5040"/>
          <w:tab w:val="right" w:pos="9000"/>
        </w:tabs>
        <w:ind w:left="0" w:right="-180" w:hanging="2"/>
        <w:rPr>
          <w:rFonts w:ascii="CG Times" w:eastAsia="CG Times" w:hAnsi="CG Times" w:cs="CG Times"/>
          <w:sz w:val="22"/>
          <w:szCs w:val="22"/>
          <w:u w:val="single"/>
        </w:rPr>
      </w:pPr>
      <w:r>
        <w:rPr>
          <w:rFonts w:ascii="CG Times" w:eastAsia="CG Times" w:hAnsi="CG Times" w:cs="CG Times"/>
          <w:sz w:val="22"/>
          <w:szCs w:val="22"/>
        </w:rPr>
        <w:tab/>
      </w:r>
      <w:r>
        <w:rPr>
          <w:rFonts w:ascii="CG Times" w:eastAsia="CG Times" w:hAnsi="CG Times" w:cs="CG Times"/>
          <w:sz w:val="22"/>
          <w:szCs w:val="22"/>
        </w:rPr>
        <w:tab/>
      </w:r>
    </w:p>
    <w:p w14:paraId="4032B91E" w14:textId="5372BB60" w:rsidR="00EF4D86" w:rsidRPr="00912A77" w:rsidRDefault="00000000">
      <w:pPr>
        <w:tabs>
          <w:tab w:val="right" w:pos="3420"/>
          <w:tab w:val="left" w:pos="5040"/>
          <w:tab w:val="right" w:pos="9000"/>
        </w:tabs>
        <w:ind w:left="0" w:right="-180" w:hanging="2"/>
        <w:rPr>
          <w:rFonts w:ascii="Times" w:eastAsia="Times" w:hAnsi="Times" w:cs="Times"/>
          <w:sz w:val="22"/>
          <w:szCs w:val="22"/>
          <w:u w:val="single"/>
        </w:rPr>
      </w:pPr>
      <w:r w:rsidRPr="00912A77">
        <w:rPr>
          <w:rFonts w:ascii="CG Times" w:eastAsia="CG Times" w:hAnsi="CG Times" w:cs="CG Times"/>
          <w:sz w:val="22"/>
          <w:szCs w:val="22"/>
          <w:u w:val="single"/>
        </w:rPr>
        <w:lastRenderedPageBreak/>
        <w:tab/>
      </w:r>
    </w:p>
    <w:p w14:paraId="4032B91F" w14:textId="77777777" w:rsidR="00EF4D86" w:rsidRDefault="00000000">
      <w:pPr>
        <w:tabs>
          <w:tab w:val="left" w:pos="5040"/>
        </w:tabs>
        <w:ind w:left="0" w:right="-180" w:hanging="2"/>
        <w:rPr>
          <w:rFonts w:ascii="Times" w:eastAsia="Times" w:hAnsi="Times" w:cs="Times"/>
          <w:sz w:val="22"/>
          <w:szCs w:val="22"/>
        </w:rPr>
      </w:pPr>
      <w:r>
        <w:rPr>
          <w:rFonts w:ascii="Times" w:eastAsia="Times" w:hAnsi="Times" w:cs="Times"/>
          <w:sz w:val="22"/>
          <w:szCs w:val="22"/>
        </w:rPr>
        <w:t>BY:</w:t>
      </w:r>
      <w:r>
        <w:rPr>
          <w:rFonts w:ascii="Times" w:eastAsia="Times" w:hAnsi="Times" w:cs="Times"/>
          <w:smallCaps/>
          <w:sz w:val="22"/>
          <w:szCs w:val="22"/>
        </w:rPr>
        <w:tab/>
        <w:t>Christopher Morrow, President.</w:t>
      </w:r>
    </w:p>
    <w:p w14:paraId="4032B920" w14:textId="77777777" w:rsidR="00EF4D86" w:rsidRDefault="00000000">
      <w:pPr>
        <w:tabs>
          <w:tab w:val="left" w:pos="5040"/>
        </w:tabs>
        <w:ind w:left="0" w:right="-180" w:hanging="2"/>
        <w:rPr>
          <w:rFonts w:ascii="Times" w:eastAsia="Times" w:hAnsi="Times" w:cs="Times"/>
          <w:sz w:val="22"/>
          <w:szCs w:val="22"/>
        </w:rPr>
      </w:pPr>
      <w:r>
        <w:rPr>
          <w:rFonts w:ascii="Times" w:eastAsia="Times" w:hAnsi="Times" w:cs="Times"/>
          <w:sz w:val="22"/>
          <w:szCs w:val="22"/>
        </w:rPr>
        <w:t>NAME/TITLE:</w:t>
      </w:r>
    </w:p>
    <w:p w14:paraId="4032B921" w14:textId="77777777" w:rsidR="00EF4D86" w:rsidRDefault="00000000">
      <w:pPr>
        <w:tabs>
          <w:tab w:val="left" w:pos="5040"/>
        </w:tabs>
        <w:ind w:left="0" w:right="-180" w:hanging="2"/>
        <w:rPr>
          <w:rFonts w:ascii="Times" w:eastAsia="Times" w:hAnsi="Times" w:cs="Times"/>
          <w:sz w:val="22"/>
          <w:szCs w:val="22"/>
        </w:rPr>
      </w:pPr>
      <w:r>
        <w:rPr>
          <w:rFonts w:ascii="Times" w:eastAsia="Times" w:hAnsi="Times" w:cs="Times"/>
          <w:sz w:val="22"/>
          <w:szCs w:val="22"/>
        </w:rPr>
        <w:tab/>
        <w:t>DATE:</w:t>
      </w:r>
      <w:r>
        <w:rPr>
          <w:rFonts w:ascii="Times" w:eastAsia="Times" w:hAnsi="Times" w:cs="Times"/>
          <w:sz w:val="22"/>
          <w:szCs w:val="22"/>
        </w:rPr>
        <w:tab/>
      </w:r>
      <w:r>
        <w:rPr>
          <w:rFonts w:ascii="Times" w:eastAsia="Times" w:hAnsi="Times" w:cs="Times"/>
          <w:sz w:val="22"/>
          <w:szCs w:val="22"/>
        </w:rPr>
        <w:tab/>
      </w:r>
    </w:p>
    <w:sectPr w:rsidR="00EF4D86">
      <w:headerReference w:type="default" r:id="rId7"/>
      <w:footerReference w:type="default" r:id="rId8"/>
      <w:pgSz w:w="12240" w:h="15840"/>
      <w:pgMar w:top="1710" w:right="1260" w:bottom="72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4C8E7" w14:textId="77777777" w:rsidR="00DF2889" w:rsidRDefault="00DF2889">
      <w:pPr>
        <w:spacing w:line="240" w:lineRule="auto"/>
        <w:ind w:left="0" w:hanging="2"/>
      </w:pPr>
      <w:r>
        <w:separator/>
      </w:r>
    </w:p>
  </w:endnote>
  <w:endnote w:type="continuationSeparator" w:id="0">
    <w:p w14:paraId="24AA17D6" w14:textId="77777777" w:rsidR="00DF2889" w:rsidRDefault="00DF2889">
      <w:pPr>
        <w:spacing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ms Rmn">
    <w:altName w:val="Times New Roman"/>
    <w:panose1 w:val="02020603040505020304"/>
    <w:charset w:val="00"/>
    <w:family w:val="roman"/>
    <w:pitch w:val="variable"/>
    <w:sig w:usb0="00000003" w:usb1="00000000" w:usb2="00000000" w:usb3="00000000" w:csb0="00000001" w:csb1="00000000"/>
  </w:font>
  <w:font w:name="CG Times (W1)">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auto"/>
    <w:pitch w:val="default"/>
  </w:font>
  <w:font w:name="Times">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2B926" w14:textId="77777777" w:rsidR="00EF4D86" w:rsidRDefault="00000000">
    <w:pPr>
      <w:pBdr>
        <w:top w:val="nil"/>
        <w:left w:val="nil"/>
        <w:bottom w:val="nil"/>
        <w:right w:val="nil"/>
        <w:between w:val="nil"/>
      </w:pBdr>
      <w:tabs>
        <w:tab w:val="center" w:pos="4680"/>
        <w:tab w:val="right" w:pos="9360"/>
      </w:tabs>
      <w:spacing w:line="240" w:lineRule="auto"/>
      <w:ind w:left="0" w:hanging="2"/>
      <w:rPr>
        <w:rFonts w:ascii="Times New Roman" w:hAnsi="Times New Roman"/>
        <w:color w:val="000000"/>
      </w:rPr>
    </w:pPr>
    <w:r>
      <w:rPr>
        <w:noProof/>
      </w:rPr>
      <w:drawing>
        <wp:anchor distT="0" distB="0" distL="114300" distR="114300" simplePos="0" relativeHeight="251659264" behindDoc="0" locked="0" layoutInCell="1" hidden="0" allowOverlap="1" wp14:anchorId="4032B929" wp14:editId="4032B92A">
          <wp:simplePos x="0" y="0"/>
          <wp:positionH relativeFrom="column">
            <wp:posOffset>6050280</wp:posOffset>
          </wp:positionH>
          <wp:positionV relativeFrom="paragraph">
            <wp:posOffset>45085</wp:posOffset>
          </wp:positionV>
          <wp:extent cx="426720" cy="35623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r="73880"/>
                  <a:stretch>
                    <a:fillRect/>
                  </a:stretch>
                </pic:blipFill>
                <pic:spPr>
                  <a:xfrm>
                    <a:off x="0" y="0"/>
                    <a:ext cx="426720" cy="35623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BD929B8" w14:textId="77777777" w:rsidR="00DF2889" w:rsidRDefault="00DF2889">
      <w:pPr>
        <w:spacing w:line="240" w:lineRule="auto"/>
        <w:ind w:left="0" w:hanging="2"/>
      </w:pPr>
      <w:r>
        <w:separator/>
      </w:r>
    </w:p>
  </w:footnote>
  <w:footnote w:type="continuationSeparator" w:id="0">
    <w:p w14:paraId="6F936488" w14:textId="77777777" w:rsidR="00DF2889" w:rsidRDefault="00DF2889">
      <w:pPr>
        <w:spacing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32B922" w14:textId="77777777" w:rsidR="00EF4D86" w:rsidRDefault="00000000">
    <w:pPr>
      <w:pBdr>
        <w:top w:val="nil"/>
        <w:left w:val="nil"/>
        <w:bottom w:val="nil"/>
        <w:right w:val="nil"/>
        <w:between w:val="nil"/>
      </w:pBdr>
      <w:tabs>
        <w:tab w:val="center" w:pos="4680"/>
        <w:tab w:val="right" w:pos="9360"/>
      </w:tabs>
      <w:spacing w:line="240" w:lineRule="auto"/>
      <w:ind w:left="0" w:hanging="2"/>
      <w:rPr>
        <w:rFonts w:ascii="Verdana" w:eastAsia="Verdana" w:hAnsi="Verdana" w:cs="Verdana"/>
        <w:color w:val="000000"/>
        <w:sz w:val="18"/>
        <w:szCs w:val="18"/>
      </w:rPr>
    </w:pPr>
    <w:r>
      <w:rPr>
        <w:rFonts w:ascii="Verdana" w:eastAsia="Verdana" w:hAnsi="Verdana" w:cs="Verdana"/>
        <w:color w:val="000000"/>
        <w:sz w:val="18"/>
        <w:szCs w:val="18"/>
      </w:rPr>
      <w:tab/>
    </w:r>
    <w:r>
      <w:rPr>
        <w:rFonts w:ascii="Verdana" w:eastAsia="Verdana" w:hAnsi="Verdana" w:cs="Verdana"/>
        <w:color w:val="000000"/>
        <w:sz w:val="18"/>
        <w:szCs w:val="18"/>
      </w:rPr>
      <w:tab/>
      <w:t>14800 Quorum Drive</w:t>
    </w:r>
    <w:r>
      <w:rPr>
        <w:noProof/>
      </w:rPr>
      <w:drawing>
        <wp:anchor distT="0" distB="0" distL="114300" distR="114300" simplePos="0" relativeHeight="251658240" behindDoc="0" locked="0" layoutInCell="1" hidden="0" allowOverlap="1" wp14:anchorId="4032B927" wp14:editId="4032B928">
          <wp:simplePos x="0" y="0"/>
          <wp:positionH relativeFrom="column">
            <wp:posOffset>-619124</wp:posOffset>
          </wp:positionH>
          <wp:positionV relativeFrom="paragraph">
            <wp:posOffset>-160019</wp:posOffset>
          </wp:positionV>
          <wp:extent cx="2333625" cy="508635"/>
          <wp:effectExtent l="0" t="0" r="0" b="0"/>
          <wp:wrapNone/>
          <wp:docPr id="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a:stretch>
                    <a:fillRect/>
                  </a:stretch>
                </pic:blipFill>
                <pic:spPr>
                  <a:xfrm>
                    <a:off x="0" y="0"/>
                    <a:ext cx="2333625" cy="508635"/>
                  </a:xfrm>
                  <a:prstGeom prst="rect">
                    <a:avLst/>
                  </a:prstGeom>
                  <a:ln/>
                </pic:spPr>
              </pic:pic>
            </a:graphicData>
          </a:graphic>
        </wp:anchor>
      </w:drawing>
    </w:r>
  </w:p>
  <w:p w14:paraId="4032B923" w14:textId="77777777" w:rsidR="00EF4D86" w:rsidRDefault="00000000">
    <w:pPr>
      <w:pBdr>
        <w:top w:val="nil"/>
        <w:left w:val="nil"/>
        <w:bottom w:val="nil"/>
        <w:right w:val="nil"/>
        <w:between w:val="nil"/>
      </w:pBdr>
      <w:tabs>
        <w:tab w:val="center" w:pos="4680"/>
        <w:tab w:val="right" w:pos="9360"/>
        <w:tab w:val="left" w:pos="7470"/>
      </w:tabs>
      <w:spacing w:line="240" w:lineRule="auto"/>
      <w:ind w:left="0" w:hanging="2"/>
      <w:rPr>
        <w:rFonts w:ascii="Verdana" w:eastAsia="Verdana" w:hAnsi="Verdana" w:cs="Verdana"/>
        <w:color w:val="000000"/>
        <w:sz w:val="18"/>
        <w:szCs w:val="18"/>
      </w:rPr>
    </w:pPr>
    <w:r>
      <w:rPr>
        <w:rFonts w:ascii="Verdana" w:eastAsia="Verdana" w:hAnsi="Verdana" w:cs="Verdana"/>
        <w:color w:val="000000"/>
        <w:sz w:val="18"/>
        <w:szCs w:val="18"/>
      </w:rPr>
      <w:tab/>
    </w:r>
    <w:r>
      <w:rPr>
        <w:rFonts w:ascii="Verdana" w:eastAsia="Verdana" w:hAnsi="Verdana" w:cs="Verdana"/>
        <w:color w:val="000000"/>
        <w:sz w:val="18"/>
        <w:szCs w:val="18"/>
      </w:rPr>
      <w:tab/>
      <w:t>Suite 330</w:t>
    </w:r>
  </w:p>
  <w:p w14:paraId="4032B924" w14:textId="77777777" w:rsidR="00EF4D86" w:rsidRDefault="00000000">
    <w:pPr>
      <w:pBdr>
        <w:top w:val="nil"/>
        <w:left w:val="nil"/>
        <w:bottom w:val="nil"/>
        <w:right w:val="nil"/>
        <w:between w:val="nil"/>
      </w:pBdr>
      <w:tabs>
        <w:tab w:val="center" w:pos="4680"/>
        <w:tab w:val="right" w:pos="9360"/>
        <w:tab w:val="left" w:pos="7470"/>
      </w:tabs>
      <w:spacing w:line="240" w:lineRule="auto"/>
      <w:ind w:left="0" w:hanging="2"/>
      <w:rPr>
        <w:rFonts w:ascii="Verdana" w:eastAsia="Verdana" w:hAnsi="Verdana" w:cs="Verdana"/>
        <w:color w:val="000000"/>
        <w:sz w:val="18"/>
        <w:szCs w:val="18"/>
      </w:rPr>
    </w:pPr>
    <w:r>
      <w:rPr>
        <w:rFonts w:ascii="Verdana" w:eastAsia="Verdana" w:hAnsi="Verdana" w:cs="Verdana"/>
        <w:color w:val="000000"/>
        <w:sz w:val="18"/>
        <w:szCs w:val="18"/>
      </w:rPr>
      <w:tab/>
    </w:r>
    <w:r>
      <w:rPr>
        <w:rFonts w:ascii="Verdana" w:eastAsia="Verdana" w:hAnsi="Verdana" w:cs="Verdana"/>
        <w:color w:val="000000"/>
        <w:sz w:val="18"/>
        <w:szCs w:val="18"/>
      </w:rPr>
      <w:tab/>
      <w:t>Dallas, TX 75254</w:t>
    </w:r>
  </w:p>
  <w:p w14:paraId="4032B925" w14:textId="77777777" w:rsidR="00EF4D86" w:rsidRDefault="00000000">
    <w:pPr>
      <w:pBdr>
        <w:top w:val="nil"/>
        <w:left w:val="nil"/>
        <w:bottom w:val="nil"/>
        <w:right w:val="nil"/>
        <w:between w:val="nil"/>
      </w:pBdr>
      <w:tabs>
        <w:tab w:val="center" w:pos="4680"/>
        <w:tab w:val="right" w:pos="9360"/>
        <w:tab w:val="left" w:pos="7470"/>
      </w:tabs>
      <w:spacing w:line="240" w:lineRule="auto"/>
      <w:ind w:left="0" w:hanging="2"/>
      <w:rPr>
        <w:rFonts w:ascii="Verdana" w:eastAsia="Verdana" w:hAnsi="Verdana" w:cs="Verdana"/>
        <w:color w:val="000000"/>
        <w:sz w:val="18"/>
        <w:szCs w:val="18"/>
      </w:rPr>
    </w:pPr>
    <w:r>
      <w:rPr>
        <w:rFonts w:ascii="Verdana" w:eastAsia="Verdana" w:hAnsi="Verdana" w:cs="Verdana"/>
        <w:color w:val="000000"/>
        <w:sz w:val="18"/>
        <w:szCs w:val="18"/>
      </w:rPr>
      <w:tab/>
    </w:r>
    <w:r>
      <w:rPr>
        <w:rFonts w:ascii="Verdana" w:eastAsia="Verdana" w:hAnsi="Verdana" w:cs="Verdana"/>
        <w:color w:val="000000"/>
        <w:sz w:val="18"/>
        <w:szCs w:val="18"/>
      </w:rPr>
      <w:tab/>
      <w:t>0) 972.484.6646</w:t>
    </w:r>
    <w:r>
      <w:rPr>
        <w:rFonts w:ascii="Verdana" w:eastAsia="Verdana" w:hAnsi="Verdana" w:cs="Verdana"/>
        <w:color w:val="000000"/>
        <w:sz w:val="18"/>
        <w:szCs w:val="18"/>
      </w:rPr>
      <w:tab/>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Adam Abdalla">
    <w15:presenceInfo w15:providerId="Windows Live" w15:userId="faf73c49515fa2b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4D86"/>
    <w:rsid w:val="0002773D"/>
    <w:rsid w:val="00151168"/>
    <w:rsid w:val="001A4A46"/>
    <w:rsid w:val="00213D2B"/>
    <w:rsid w:val="0053541D"/>
    <w:rsid w:val="00587A66"/>
    <w:rsid w:val="00912A77"/>
    <w:rsid w:val="00943149"/>
    <w:rsid w:val="00B50648"/>
    <w:rsid w:val="00CF06C8"/>
    <w:rsid w:val="00DE768B"/>
    <w:rsid w:val="00DF2889"/>
    <w:rsid w:val="00EF4D86"/>
    <w:rsid w:val="00F112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32B904"/>
  <w15:docId w15:val="{E20A8951-AE3F-4D66-8CB1-E12FC7C1A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autoSpaceDE w:val="0"/>
      <w:spacing w:line="1" w:lineRule="atLeast"/>
      <w:ind w:leftChars="-1" w:left="-1" w:hangingChars="1" w:hanging="1"/>
      <w:textDirection w:val="btLr"/>
      <w:textAlignment w:val="top"/>
      <w:outlineLvl w:val="0"/>
    </w:pPr>
    <w:rPr>
      <w:rFonts w:ascii="Tms Rmn" w:hAnsi="Tms Rmn"/>
      <w:position w:val="-1"/>
      <w:lang w:eastAsia="ar-SA"/>
    </w:rPr>
  </w:style>
  <w:style w:type="paragraph" w:styleId="Heading1">
    <w:name w:val="heading 1"/>
    <w:basedOn w:val="Normal"/>
    <w:next w:val="Normal"/>
    <w:uiPriority w:val="9"/>
    <w:qFormat/>
    <w:pPr>
      <w:keepNext/>
      <w:keepLines/>
      <w:spacing w:before="480" w:after="12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Subtitle"/>
    <w:uiPriority w:val="10"/>
    <w:qFormat/>
    <w:pPr>
      <w:jc w:val="center"/>
    </w:pPr>
    <w:rPr>
      <w:rFonts w:ascii="CG Times (W1)" w:hAnsi="CG Times (W1)"/>
      <w:b/>
      <w:bCs/>
      <w:sz w:val="26"/>
      <w:szCs w:val="26"/>
    </w:rPr>
  </w:style>
  <w:style w:type="character" w:customStyle="1" w:styleId="Absatz-Standardschriftart">
    <w:name w:val="Absatz-Standardschriftart"/>
    <w:rPr>
      <w:w w:val="100"/>
      <w:position w:val="-1"/>
      <w:effect w:val="none"/>
      <w:vertAlign w:val="baseline"/>
      <w:cs w:val="0"/>
      <w:em w:val="none"/>
    </w:rPr>
  </w:style>
  <w:style w:type="character" w:customStyle="1" w:styleId="WW-Absatz-Standardschriftart">
    <w:name w:val="WW-Absatz-Standardschriftart"/>
    <w:rPr>
      <w:w w:val="100"/>
      <w:position w:val="-1"/>
      <w:effect w:val="none"/>
      <w:vertAlign w:val="baseline"/>
      <w:cs w:val="0"/>
      <w:em w:val="none"/>
    </w:rPr>
  </w:style>
  <w:style w:type="character" w:styleId="BookTitle">
    <w:name w:val="Book Title"/>
    <w:rPr>
      <w:b/>
      <w:bCs/>
      <w:smallCaps/>
      <w:spacing w:val="5"/>
      <w:w w:val="100"/>
      <w:position w:val="-1"/>
      <w:effect w:val="none"/>
      <w:vertAlign w:val="baseline"/>
      <w:cs w:val="0"/>
      <w:em w:val="none"/>
    </w:rPr>
  </w:style>
  <w:style w:type="character" w:customStyle="1" w:styleId="BodyTextChar">
    <w:name w:val="Body Text Char"/>
    <w:rPr>
      <w:w w:val="100"/>
      <w:position w:val="-1"/>
      <w:sz w:val="24"/>
      <w:effect w:val="none"/>
      <w:vertAlign w:val="baseline"/>
      <w:cs w:val="0"/>
      <w:em w:val="none"/>
    </w:rPr>
  </w:style>
  <w:style w:type="paragraph" w:customStyle="1" w:styleId="Heading">
    <w:name w:val="Heading"/>
    <w:basedOn w:val="Normal"/>
    <w:next w:val="BodyText"/>
    <w:pPr>
      <w:keepNext/>
      <w:spacing w:before="240" w:after="120"/>
    </w:pPr>
    <w:rPr>
      <w:rFonts w:ascii="Arial" w:eastAsia="SimSun" w:hAnsi="Arial" w:cs="Tahoma"/>
      <w:sz w:val="28"/>
      <w:szCs w:val="28"/>
    </w:rPr>
  </w:style>
  <w:style w:type="paragraph" w:styleId="BodyText">
    <w:name w:val="Body Text"/>
    <w:basedOn w:val="Normal"/>
    <w:pPr>
      <w:tabs>
        <w:tab w:val="left" w:pos="540"/>
        <w:tab w:val="left" w:pos="5220"/>
      </w:tabs>
      <w:autoSpaceDE/>
      <w:jc w:val="both"/>
    </w:pPr>
    <w:rPr>
      <w:rFonts w:ascii="Times New Roman" w:hAnsi="Times New Roman"/>
      <w:szCs w:val="20"/>
    </w:rPr>
  </w:style>
  <w:style w:type="paragraph" w:styleId="List">
    <w:name w:val="List"/>
    <w:basedOn w:val="BodyText"/>
    <w:rPr>
      <w:rFonts w:cs="Tahoma"/>
    </w:rPr>
  </w:style>
  <w:style w:type="paragraph" w:styleId="Caption">
    <w:name w:val="caption"/>
    <w:basedOn w:val="Normal"/>
    <w:pPr>
      <w:suppressLineNumbers/>
      <w:spacing w:before="120" w:after="120"/>
    </w:pPr>
    <w:rPr>
      <w:rFonts w:cs="Tahoma"/>
      <w:i/>
      <w:iCs/>
    </w:rPr>
  </w:style>
  <w:style w:type="paragraph" w:customStyle="1" w:styleId="Index">
    <w:name w:val="Index"/>
    <w:basedOn w:val="Normal"/>
    <w:pPr>
      <w:suppressLineNumbers/>
    </w:pPr>
    <w:rPr>
      <w:rFonts w:cs="Tahoma"/>
    </w:rPr>
  </w:style>
  <w:style w:type="paragraph" w:styleId="Subtitle">
    <w:name w:val="Subtitle"/>
    <w:basedOn w:val="Normal"/>
    <w:next w:val="Normal"/>
    <w:uiPriority w:val="11"/>
    <w:qFormat/>
    <w:pPr>
      <w:keepNext/>
      <w:spacing w:before="240" w:after="120"/>
      <w:jc w:val="center"/>
    </w:pPr>
    <w:rPr>
      <w:rFonts w:ascii="Arial" w:eastAsia="Arial" w:hAnsi="Arial" w:cs="Arial"/>
      <w:i/>
      <w:sz w:val="28"/>
      <w:szCs w:val="28"/>
    </w:rPr>
  </w:style>
  <w:style w:type="paragraph" w:styleId="BalloonText">
    <w:name w:val="Balloon Text"/>
    <w:basedOn w:val="Normal"/>
    <w:rPr>
      <w:rFonts w:ascii="Tahoma" w:hAnsi="Tahoma" w:cs="Tahoma"/>
      <w:sz w:val="16"/>
      <w:szCs w:val="16"/>
    </w:rPr>
  </w:style>
  <w:style w:type="paragraph" w:styleId="Header">
    <w:name w:val="header"/>
    <w:basedOn w:val="Normal"/>
    <w:qFormat/>
    <w:pPr>
      <w:tabs>
        <w:tab w:val="center" w:pos="4680"/>
        <w:tab w:val="right" w:pos="9360"/>
      </w:tabs>
    </w:pPr>
  </w:style>
  <w:style w:type="character" w:customStyle="1" w:styleId="HeaderChar">
    <w:name w:val="Header Char"/>
    <w:rPr>
      <w:rFonts w:ascii="Tms Rmn" w:hAnsi="Tms Rmn"/>
      <w:w w:val="100"/>
      <w:position w:val="-1"/>
      <w:sz w:val="24"/>
      <w:szCs w:val="24"/>
      <w:effect w:val="none"/>
      <w:vertAlign w:val="baseline"/>
      <w:cs w:val="0"/>
      <w:em w:val="none"/>
      <w:lang w:eastAsia="ar-SA"/>
    </w:rPr>
  </w:style>
  <w:style w:type="paragraph" w:styleId="Footer">
    <w:name w:val="footer"/>
    <w:basedOn w:val="Normal"/>
    <w:qFormat/>
    <w:pPr>
      <w:tabs>
        <w:tab w:val="center" w:pos="4680"/>
        <w:tab w:val="right" w:pos="9360"/>
      </w:tabs>
    </w:pPr>
  </w:style>
  <w:style w:type="character" w:customStyle="1" w:styleId="FooterChar">
    <w:name w:val="Footer Char"/>
    <w:rPr>
      <w:rFonts w:ascii="Tms Rmn" w:hAnsi="Tms Rmn"/>
      <w:w w:val="100"/>
      <w:position w:val="-1"/>
      <w:sz w:val="24"/>
      <w:szCs w:val="24"/>
      <w:effect w:val="none"/>
      <w:vertAlign w:val="baseline"/>
      <w:cs w:val="0"/>
      <w:em w:val="none"/>
      <w:lang w:eastAsia="ar-SA"/>
    </w:rPr>
  </w:style>
  <w:style w:type="paragraph" w:styleId="NormalWeb">
    <w:name w:val="Normal (Web)"/>
    <w:basedOn w:val="Normal"/>
    <w:qFormat/>
    <w:pPr>
      <w:suppressAutoHyphens/>
      <w:autoSpaceDE/>
      <w:spacing w:before="100" w:beforeAutospacing="1" w:after="100" w:afterAutospacing="1"/>
    </w:pPr>
    <w:rPr>
      <w:rFonts w:ascii="Times New Roman" w:hAnsi="Times New Roman"/>
      <w:lang w:eastAsia="en-US"/>
    </w:rPr>
  </w:style>
  <w:style w:type="paragraph" w:styleId="Revision">
    <w:name w:val="Revision"/>
    <w:hidden/>
    <w:uiPriority w:val="99"/>
    <w:semiHidden/>
    <w:rsid w:val="00DE768B"/>
    <w:rPr>
      <w:rFonts w:ascii="Tms Rmn" w:hAnsi="Tms Rmn"/>
      <w:position w:val="-1"/>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gydo21RCyfhlNN5dNNSuM+X7U0w==">CgMxLjA4AHIhMWZ5aDlzaGxNcnFFc2tPeDBad1FXUGtCTjVrQ1A4UTBx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451</Words>
  <Characters>2573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Douglas R. Delsanter</dc:creator>
  <cp:lastModifiedBy>Adam Abdalla</cp:lastModifiedBy>
  <cp:revision>2</cp:revision>
  <dcterms:created xsi:type="dcterms:W3CDTF">2024-03-19T11:59:00Z</dcterms:created>
  <dcterms:modified xsi:type="dcterms:W3CDTF">2024-03-19T11:59:00Z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ocHome">
    <vt:i4>1419229966</vt:i4>
  </property>
</Properties>
</file>