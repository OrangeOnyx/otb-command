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DAA52" w14:textId="77777777" w:rsidR="00416D2F" w:rsidRDefault="00827483" w:rsidP="00416D2F">
      <w:pPr>
        <w:pStyle w:val="Heading1"/>
        <w:rPr>
          <w:rFonts w:ascii="Garamond" w:hAnsi="Garamond"/>
          <w:sz w:val="32"/>
          <w:szCs w:val="32"/>
        </w:rPr>
      </w:pPr>
      <w:r w:rsidRPr="00416D2F">
        <w:rPr>
          <w:rFonts w:ascii="Garamond" w:hAnsi="Garamond"/>
          <w:sz w:val="32"/>
          <w:szCs w:val="32"/>
        </w:rPr>
        <w:t xml:space="preserve">THE </w:t>
      </w:r>
    </w:p>
    <w:p w14:paraId="38C6AD11" w14:textId="38EA2EAE" w:rsidR="00416D2F" w:rsidRDefault="00827483" w:rsidP="00416D2F">
      <w:pPr>
        <w:pStyle w:val="Heading1"/>
        <w:rPr>
          <w:rFonts w:ascii="Garamond" w:hAnsi="Garamond"/>
          <w:sz w:val="32"/>
          <w:szCs w:val="32"/>
        </w:rPr>
      </w:pPr>
      <w:r w:rsidRPr="00416D2F">
        <w:rPr>
          <w:rFonts w:ascii="Garamond" w:hAnsi="Garamond"/>
          <w:sz w:val="32"/>
          <w:szCs w:val="32"/>
        </w:rPr>
        <w:t xml:space="preserve">BOULEVARD SHOPPING CENTER </w:t>
      </w:r>
    </w:p>
    <w:p w14:paraId="5772FA27" w14:textId="594EA2C1" w:rsidR="00DD7F57" w:rsidRPr="00416D2F" w:rsidRDefault="00827483" w:rsidP="00416D2F">
      <w:pPr>
        <w:pStyle w:val="Heading1"/>
        <w:rPr>
          <w:rFonts w:ascii="Garamond" w:hAnsi="Garamond"/>
          <w:sz w:val="32"/>
          <w:szCs w:val="32"/>
        </w:rPr>
      </w:pPr>
      <w:r w:rsidRPr="00416D2F">
        <w:rPr>
          <w:rFonts w:ascii="Garamond" w:hAnsi="Garamond"/>
          <w:sz w:val="32"/>
          <w:szCs w:val="32"/>
        </w:rPr>
        <w:t xml:space="preserve">LEASE AGREEMENT </w:t>
      </w:r>
    </w:p>
    <w:p w14:paraId="39D6D566" w14:textId="77777777" w:rsidR="00416D2F" w:rsidRDefault="00416D2F">
      <w:pPr>
        <w:pBdr>
          <w:bottom w:val="single" w:sz="12" w:space="1" w:color="auto"/>
        </w:pBdr>
        <w:tabs>
          <w:tab w:val="center" w:pos="4681"/>
        </w:tabs>
        <w:spacing w:after="0" w:line="259" w:lineRule="auto"/>
        <w:ind w:left="-15" w:right="0" w:firstLine="0"/>
        <w:jc w:val="left"/>
        <w:rPr>
          <w:rFonts w:ascii="Garamond" w:hAnsi="Garamond"/>
          <w:szCs w:val="24"/>
        </w:rPr>
      </w:pPr>
    </w:p>
    <w:p w14:paraId="77FE7F86" w14:textId="77777777" w:rsidR="00416D2F" w:rsidRPr="000D3163" w:rsidRDefault="00416D2F">
      <w:pPr>
        <w:tabs>
          <w:tab w:val="center" w:pos="4681"/>
        </w:tabs>
        <w:spacing w:after="0" w:line="259" w:lineRule="auto"/>
        <w:ind w:left="-15" w:right="0" w:firstLine="0"/>
        <w:jc w:val="left"/>
        <w:rPr>
          <w:rFonts w:ascii="Garamond" w:hAnsi="Garamond"/>
          <w:szCs w:val="24"/>
        </w:rPr>
      </w:pP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1FCFBEFB"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w:t>
      </w:r>
      <w:proofErr w:type="gramStart"/>
      <w:r w:rsidR="00275484" w:rsidRPr="00275484">
        <w:rPr>
          <w:rFonts w:ascii="Garamond" w:hAnsi="Garamond"/>
          <w:szCs w:val="24"/>
          <w:u w:val="single"/>
        </w:rPr>
        <w:t>June  ,</w:t>
      </w:r>
      <w:proofErr w:type="gramEnd"/>
      <w:r w:rsidR="00275484" w:rsidRPr="00275484">
        <w:rPr>
          <w:rFonts w:ascii="Garamond" w:hAnsi="Garamond"/>
          <w:szCs w:val="24"/>
          <w:u w:val="single"/>
        </w:rPr>
        <w:t xml:space="preserve"> 2023</w:t>
      </w:r>
      <w:r w:rsidR="00AA0346" w:rsidRPr="000D3163">
        <w:rPr>
          <w:rFonts w:ascii="Garamond" w:hAnsi="Garamond"/>
          <w:szCs w:val="24"/>
        </w:rPr>
        <w:t>____</w:t>
      </w:r>
      <w:r w:rsidRPr="000D3163">
        <w:rPr>
          <w:rFonts w:ascii="Garamond" w:hAnsi="Garamond"/>
          <w:szCs w:val="24"/>
        </w:rPr>
        <w:t xml:space="preserve">, but effective for all purposes as of </w:t>
      </w:r>
      <w:r w:rsidR="00AA0346" w:rsidRPr="000D3163">
        <w:rPr>
          <w:rFonts w:ascii="Garamond" w:hAnsi="Garamond"/>
          <w:szCs w:val="24"/>
        </w:rPr>
        <w:t>___</w:t>
      </w:r>
      <w:r w:rsidR="00275484" w:rsidRPr="00275484">
        <w:rPr>
          <w:rFonts w:ascii="Garamond" w:hAnsi="Garamond"/>
          <w:szCs w:val="24"/>
          <w:u w:val="single"/>
        </w:rPr>
        <w:t>August 1, 2023</w:t>
      </w:r>
      <w:r w:rsidR="00AA0346" w:rsidRPr="000D3163">
        <w:rPr>
          <w:rFonts w:ascii="Garamond" w:hAnsi="Garamond"/>
          <w:szCs w:val="24"/>
        </w:rPr>
        <w:t>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xml:space="preserve">, a Louisiana limited liability company, whose current mailing address is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(hereinafter referred to as the “</w:t>
      </w:r>
      <w:r w:rsidRPr="000D3163">
        <w:rPr>
          <w:rFonts w:ascii="Garamond" w:hAnsi="Garamond"/>
          <w:b/>
          <w:szCs w:val="24"/>
        </w:rPr>
        <w:t>Lessor</w:t>
      </w:r>
      <w:r w:rsidRPr="000D3163">
        <w:rPr>
          <w:rFonts w:ascii="Garamond" w:hAnsi="Garamond"/>
          <w:szCs w:val="24"/>
        </w:rPr>
        <w:t>”</w:t>
      </w:r>
      <w:proofErr w:type="gramStart"/>
      <w:r w:rsidRPr="000D3163">
        <w:rPr>
          <w:rFonts w:ascii="Garamond" w:hAnsi="Garamond"/>
          <w:szCs w:val="24"/>
        </w:rPr>
        <w:t>);</w:t>
      </w:r>
      <w:proofErr w:type="gramEnd"/>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402E45B2" w:rsidR="00DD7F57" w:rsidRPr="000D3163" w:rsidRDefault="0082748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0" w:name="_Hlk134702026"/>
      <w:r w:rsidR="00721022">
        <w:rPr>
          <w:rFonts w:ascii="Garamond" w:hAnsi="Garamond"/>
          <w:b/>
          <w:szCs w:val="24"/>
        </w:rPr>
        <w:t>ALLIANCE SAFETY COUNCIL</w:t>
      </w:r>
      <w:r w:rsidR="000F7F11">
        <w:rPr>
          <w:rFonts w:ascii="Garamond" w:hAnsi="Garamond"/>
          <w:bCs/>
          <w:szCs w:val="24"/>
        </w:rPr>
        <w:t>,</w:t>
      </w:r>
      <w:r w:rsidRPr="000D3163">
        <w:rPr>
          <w:rFonts w:ascii="Garamond" w:hAnsi="Garamond"/>
          <w:szCs w:val="24"/>
        </w:rPr>
        <w:t xml:space="preserve"> a </w:t>
      </w:r>
      <w:r w:rsidR="00721022">
        <w:rPr>
          <w:rFonts w:ascii="Garamond" w:hAnsi="Garamond"/>
          <w:szCs w:val="24"/>
        </w:rPr>
        <w:t>__</w:t>
      </w:r>
      <w:r w:rsidR="00275484" w:rsidRPr="00275484">
        <w:rPr>
          <w:rFonts w:ascii="Garamond" w:hAnsi="Garamond"/>
          <w:szCs w:val="24"/>
          <w:u w:val="single"/>
        </w:rPr>
        <w:t>Louisiana non-profit corporation</w:t>
      </w:r>
      <w:r w:rsidR="00721022">
        <w:rPr>
          <w:rFonts w:ascii="Garamond" w:hAnsi="Garamond"/>
          <w:szCs w:val="24"/>
        </w:rPr>
        <w:t>___</w:t>
      </w:r>
      <w:r w:rsidRPr="000D3163">
        <w:rPr>
          <w:rFonts w:ascii="Garamond" w:hAnsi="Garamond"/>
          <w:szCs w:val="24"/>
        </w:rPr>
        <w:t xml:space="preserve">, whose mailing address during the term of this Lease shall be </w:t>
      </w:r>
      <w:r w:rsidR="00721022">
        <w:rPr>
          <w:rFonts w:ascii="Garamond" w:hAnsi="Garamond"/>
          <w:szCs w:val="24"/>
        </w:rPr>
        <w:t>__</w:t>
      </w:r>
      <w:r w:rsidR="00275484" w:rsidRPr="00275484">
        <w:rPr>
          <w:rFonts w:ascii="Garamond" w:hAnsi="Garamond"/>
          <w:szCs w:val="24"/>
          <w:u w:val="single"/>
        </w:rPr>
        <w:t xml:space="preserve">10099 N. </w:t>
      </w:r>
      <w:proofErr w:type="spellStart"/>
      <w:r w:rsidR="00275484" w:rsidRPr="00275484">
        <w:rPr>
          <w:rFonts w:ascii="Garamond" w:hAnsi="Garamond"/>
          <w:szCs w:val="24"/>
          <w:u w:val="single"/>
        </w:rPr>
        <w:t>Reiger</w:t>
      </w:r>
      <w:proofErr w:type="spellEnd"/>
      <w:r w:rsidR="00275484" w:rsidRPr="00275484">
        <w:rPr>
          <w:rFonts w:ascii="Garamond" w:hAnsi="Garamond"/>
          <w:szCs w:val="24"/>
          <w:u w:val="single"/>
        </w:rPr>
        <w:t xml:space="preserve"> Rd., Baton Rouge, LA 70809</w:t>
      </w:r>
      <w:r w:rsidR="00721022">
        <w:rPr>
          <w:rFonts w:ascii="Garamond" w:hAnsi="Garamond"/>
          <w:szCs w:val="24"/>
        </w:rPr>
        <w:t>____</w:t>
      </w:r>
      <w:r w:rsidRPr="000D3163">
        <w:rPr>
          <w:rFonts w:ascii="Garamond" w:hAnsi="Garamond"/>
          <w:szCs w:val="24"/>
        </w:rPr>
        <w:t>,</w:t>
      </w:r>
      <w:r w:rsidR="00AB027A">
        <w:rPr>
          <w:rFonts w:ascii="Garamond" w:hAnsi="Garamond"/>
          <w:szCs w:val="24"/>
        </w:rPr>
        <w:t xml:space="preserve"> and who is being represented herein by its </w:t>
      </w:r>
      <w:r w:rsidR="00275484">
        <w:rPr>
          <w:rFonts w:ascii="Garamond" w:hAnsi="Garamond"/>
          <w:szCs w:val="24"/>
        </w:rPr>
        <w:t xml:space="preserve">President and </w:t>
      </w:r>
      <w:r w:rsidR="00AB027A">
        <w:rPr>
          <w:rFonts w:ascii="Garamond" w:hAnsi="Garamond"/>
          <w:szCs w:val="24"/>
        </w:rPr>
        <w:t xml:space="preserve">Chief Executive Officer, </w:t>
      </w:r>
      <w:r w:rsidR="00721022">
        <w:rPr>
          <w:rFonts w:ascii="Garamond" w:hAnsi="Garamond"/>
          <w:szCs w:val="24"/>
        </w:rPr>
        <w:t>Kath</w:t>
      </w:r>
      <w:r w:rsidR="00275484">
        <w:rPr>
          <w:rFonts w:ascii="Garamond" w:hAnsi="Garamond"/>
          <w:szCs w:val="24"/>
        </w:rPr>
        <w:t>erine B.</w:t>
      </w:r>
      <w:r w:rsidR="00721022">
        <w:rPr>
          <w:rFonts w:ascii="Garamond" w:hAnsi="Garamond"/>
          <w:szCs w:val="24"/>
        </w:rPr>
        <w:t xml:space="preserve"> Trahan</w:t>
      </w:r>
      <w:r w:rsidRPr="000D3163">
        <w:rPr>
          <w:rFonts w:ascii="Garamond" w:hAnsi="Garamond"/>
          <w:szCs w:val="24"/>
        </w:rPr>
        <w:t xml:space="preserve"> </w:t>
      </w:r>
      <w:bookmarkEnd w:id="0"/>
      <w:r w:rsidRPr="000D3163">
        <w:rPr>
          <w:rFonts w:ascii="Garamond" w:hAnsi="Garamond"/>
          <w:szCs w:val="24"/>
        </w:rPr>
        <w:t>(hereinafter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6984B85F"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FA65F4" w:rsidRPr="00FA65F4">
        <w:rPr>
          <w:rFonts w:ascii="Garamond" w:hAnsi="Garamond"/>
          <w:szCs w:val="24"/>
        </w:rPr>
        <w:t xml:space="preserve">Three Thousand Eight Hundred Thirty-Four (3,834) square feet located in the Boulevard Shopping Center Property as shown on the plat attached hereto as Schedule A and having </w:t>
      </w:r>
      <w:r w:rsidR="00FA65F4" w:rsidRPr="00FA65F4">
        <w:rPr>
          <w:rFonts w:ascii="Garamond" w:hAnsi="Garamond"/>
          <w:szCs w:val="24"/>
        </w:rPr>
        <w:lastRenderedPageBreak/>
        <w:t xml:space="preserve">the dimensions set forth thereon. </w:t>
      </w:r>
      <w:r w:rsidRPr="000D3163">
        <w:rPr>
          <w:rFonts w:ascii="Garamond" w:hAnsi="Garamond"/>
          <w:b/>
          <w:szCs w:val="24"/>
        </w:rPr>
        <w:t>Schedule A</w:t>
      </w:r>
      <w:r w:rsidRPr="000D3163">
        <w:rPr>
          <w:rFonts w:ascii="Garamond" w:hAnsi="Garamond"/>
          <w:szCs w:val="24"/>
        </w:rPr>
        <w:t xml:space="preserve"> and having the dimensions set forth thereon. Said Premises has municipal address</w:t>
      </w:r>
      <w:r w:rsidR="00FA65F4">
        <w:rPr>
          <w:rFonts w:ascii="Garamond" w:hAnsi="Garamond"/>
          <w:szCs w:val="24"/>
        </w:rPr>
        <w:t>es</w:t>
      </w:r>
      <w:r w:rsidRPr="000D3163">
        <w:rPr>
          <w:rFonts w:ascii="Garamond" w:hAnsi="Garamond"/>
          <w:szCs w:val="24"/>
        </w:rPr>
        <w:t xml:space="preserve"> of 1</w:t>
      </w:r>
      <w:r w:rsidR="00FA65F4">
        <w:rPr>
          <w:rFonts w:ascii="Garamond" w:hAnsi="Garamond"/>
          <w:szCs w:val="24"/>
        </w:rPr>
        <w:t>39 &amp; 141</w:t>
      </w:r>
      <w:r w:rsidRPr="000D3163">
        <w:rPr>
          <w:rFonts w:ascii="Garamond" w:hAnsi="Garamond"/>
          <w:szCs w:val="24"/>
        </w:rPr>
        <w:t xml:space="preserve">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Default="00827483">
      <w:pPr>
        <w:numPr>
          <w:ilvl w:val="0"/>
          <w:numId w:val="1"/>
        </w:numPr>
        <w:ind w:right="0" w:hanging="720"/>
        <w:rPr>
          <w:ins w:id="1" w:author="Alex Arceneaux" w:date="2023-06-19T16:13:00Z"/>
          <w:rFonts w:ascii="Garamond" w:hAnsi="Garamond"/>
          <w:szCs w:val="24"/>
        </w:rPr>
      </w:pPr>
      <w:r w:rsidRPr="000D3163">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6721158" w14:textId="77777777" w:rsidR="00275484" w:rsidRPr="000D3163" w:rsidRDefault="00275484">
      <w:pPr>
        <w:numPr>
          <w:ilvl w:val="0"/>
          <w:numId w:val="1"/>
        </w:numPr>
        <w:ind w:right="0" w:hanging="720"/>
        <w:rPr>
          <w:rFonts w:ascii="Garamond" w:hAnsi="Garamond"/>
          <w:szCs w:val="24"/>
        </w:rPr>
      </w:pP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0D4959E5" w:rsidR="00DD7F57" w:rsidRPr="000D3163" w:rsidRDefault="00827483">
      <w:pPr>
        <w:ind w:left="705" w:right="0" w:hanging="720"/>
        <w:rPr>
          <w:rFonts w:ascii="Garamond" w:hAnsi="Garamond"/>
          <w:szCs w:val="24"/>
        </w:rPr>
      </w:pPr>
      <w:del w:id="2" w:author="Alex Arceneaux" w:date="2023-06-19T16:13:00Z">
        <w:r w:rsidRPr="000D3163" w:rsidDel="00275484">
          <w:rPr>
            <w:rFonts w:ascii="Garamond" w:hAnsi="Garamond"/>
            <w:szCs w:val="24"/>
          </w:rPr>
          <w:delText>D</w:delText>
        </w:r>
      </w:del>
      <w:r w:rsidRPr="000D3163">
        <w:rPr>
          <w:rFonts w:ascii="Garamond" w:hAnsi="Garamond"/>
          <w:szCs w:val="24"/>
        </w:rPr>
        <w:t xml:space="preserve">.  </w:t>
      </w:r>
      <w:r w:rsidR="00A93C96" w:rsidRPr="000D3163">
        <w:rPr>
          <w:rFonts w:ascii="Garamond" w:hAnsi="Garamond"/>
          <w:szCs w:val="24"/>
        </w:rPr>
        <w:t xml:space="preserve">   </w:t>
      </w:r>
      <w:del w:id="3" w:author="Alex Arceneaux" w:date="2023-06-19T16:12:00Z">
        <w:r w:rsidR="00A93C96" w:rsidRPr="000D3163" w:rsidDel="00275484">
          <w:rPr>
            <w:rFonts w:ascii="Garamond" w:hAnsi="Garamond"/>
            <w:szCs w:val="24"/>
          </w:rPr>
          <w:delText xml:space="preserve"> </w:delText>
        </w:r>
      </w:del>
      <w:del w:id="4" w:author="Alex Arceneaux" w:date="2023-06-19T16:13:00Z">
        <w:r w:rsidR="00A93C96" w:rsidRPr="000D3163" w:rsidDel="00275484">
          <w:rPr>
            <w:rFonts w:ascii="Garamond" w:hAnsi="Garamond"/>
            <w:szCs w:val="24"/>
          </w:rPr>
          <w:delText xml:space="preserve"> </w:delText>
        </w:r>
      </w:del>
      <w:r w:rsidRPr="000D3163">
        <w:rPr>
          <w:rFonts w:ascii="Garamond" w:hAnsi="Garamond"/>
          <w:szCs w:val="24"/>
        </w:rPr>
        <w:t xml:space="preserve">Lessor makes no covenant, </w:t>
      </w:r>
      <w:proofErr w:type="gramStart"/>
      <w:r w:rsidRPr="000D3163">
        <w:rPr>
          <w:rFonts w:ascii="Garamond" w:hAnsi="Garamond"/>
          <w:szCs w:val="24"/>
        </w:rPr>
        <w:t>representation</w:t>
      </w:r>
      <w:proofErr w:type="gramEnd"/>
      <w:r w:rsidRPr="000D3163">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0D3163">
        <w:rPr>
          <w:rFonts w:ascii="Garamond" w:hAnsi="Garamond"/>
          <w:szCs w:val="24"/>
        </w:rPr>
        <w:t>any and all</w:t>
      </w:r>
      <w:proofErr w:type="gramEnd"/>
      <w:r w:rsidRPr="000D316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0D3163">
        <w:rPr>
          <w:rFonts w:ascii="Garamond" w:hAnsi="Garamond"/>
          <w:szCs w:val="24"/>
        </w:rPr>
        <w:t>to, and</w:t>
      </w:r>
      <w:proofErr w:type="gramEnd"/>
      <w:r w:rsidRPr="000D316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0D3163">
        <w:rPr>
          <w:rFonts w:ascii="Garamond" w:hAnsi="Garamond"/>
          <w:szCs w:val="24"/>
        </w:rPr>
        <w:t>leased, and</w:t>
      </w:r>
      <w:proofErr w:type="gramEnd"/>
      <w:r w:rsidRPr="000D3163">
        <w:rPr>
          <w:rFonts w:ascii="Garamond" w:hAnsi="Garamond"/>
          <w:szCs w:val="24"/>
        </w:rPr>
        <w:t xml:space="preserve">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commentRangeStart w:id="5"/>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commentRangeEnd w:id="5"/>
      <w:r w:rsidR="00936392">
        <w:rPr>
          <w:rStyle w:val="CommentReference"/>
        </w:rPr>
        <w:commentReference w:id="5"/>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FF0726" w14:textId="77777777" w:rsidR="00FA65F4" w:rsidRDefault="00FA65F4">
      <w:pPr>
        <w:spacing w:after="0" w:line="259" w:lineRule="auto"/>
        <w:ind w:left="0" w:right="0" w:firstLine="0"/>
        <w:jc w:val="left"/>
        <w:rPr>
          <w:rFonts w:ascii="Garamond" w:hAnsi="Garamond"/>
          <w:szCs w:val="24"/>
        </w:rPr>
      </w:pPr>
      <w:r w:rsidRPr="00FA65F4">
        <w:rPr>
          <w:rFonts w:ascii="Garamond" w:hAnsi="Garamond"/>
          <w:szCs w:val="24"/>
        </w:rPr>
        <w:t>The Premises shall be used by Lessee during the term hereof as general office space, and Lessee agrees that any change in the use of the Premises shall require the prior written consent of the Lessor.</w:t>
      </w:r>
    </w:p>
    <w:p w14:paraId="1306123E" w14:textId="502D7C1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w:t>
      </w:r>
      <w:proofErr w:type="gramStart"/>
      <w:r w:rsidRPr="000D3163">
        <w:rPr>
          <w:rFonts w:ascii="Garamond" w:hAnsi="Garamond"/>
          <w:szCs w:val="24"/>
        </w:rPr>
        <w:t>shall be not be</w:t>
      </w:r>
      <w:proofErr w:type="gramEnd"/>
      <w:r w:rsidRPr="000D3163">
        <w:rPr>
          <w:rFonts w:ascii="Garamond" w:hAnsi="Garamond"/>
          <w:szCs w:val="24"/>
        </w:rPr>
        <w:t xml:space="preserv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w:t>
      </w:r>
      <w:proofErr w:type="gramStart"/>
      <w:r w:rsidRPr="000D3163">
        <w:rPr>
          <w:rFonts w:ascii="Garamond" w:hAnsi="Garamond"/>
          <w:szCs w:val="24"/>
        </w:rPr>
        <w:t>one or more of</w:t>
      </w:r>
      <w:proofErr w:type="gramEnd"/>
      <w:r w:rsidRPr="000D3163">
        <w:rPr>
          <w:rFonts w:ascii="Garamond" w:hAnsi="Garamond"/>
          <w:szCs w:val="24"/>
        </w:rPr>
        <w:t xml:space="preserve">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01C239DD" w:rsidR="003703D6" w:rsidRPr="000D3163" w:rsidRDefault="003703D6">
      <w:pPr>
        <w:numPr>
          <w:ilvl w:val="0"/>
          <w:numId w:val="2"/>
        </w:numPr>
        <w:ind w:right="0" w:hanging="360"/>
        <w:rPr>
          <w:rFonts w:ascii="Garamond" w:hAnsi="Garamond"/>
          <w:szCs w:val="24"/>
        </w:rPr>
      </w:pPr>
      <w:r w:rsidRPr="000D3163">
        <w:rPr>
          <w:rFonts w:ascii="Garamond" w:hAnsi="Garamond"/>
          <w:szCs w:val="24"/>
        </w:rPr>
        <w:t>A retail boutique for the sale of items including, but not limited to clothing, gifts, accessories, home goods, monogrammed and/or personalized items, candles, home decorations, drinkware, and jewelry</w:t>
      </w:r>
      <w:r w:rsidR="00FA65F4">
        <w:rPr>
          <w:rFonts w:ascii="Garamond" w:hAnsi="Garamond"/>
          <w:szCs w:val="24"/>
        </w:rPr>
        <w:t>.</w:t>
      </w:r>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39BDD9DC"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FA65F4">
        <w:rPr>
          <w:rFonts w:ascii="Garamond" w:hAnsi="Garamond"/>
          <w:szCs w:val="24"/>
        </w:rPr>
        <w:t>August 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FA65F4">
        <w:rPr>
          <w:rFonts w:ascii="Garamond" w:hAnsi="Garamond"/>
          <w:szCs w:val="24"/>
        </w:rPr>
        <w:t xml:space="preserve">July 31, </w:t>
      </w:r>
      <w:ins w:id="6" w:author="Alex Arceneaux" w:date="2023-06-19T16:13:00Z">
        <w:r w:rsidR="00275484">
          <w:rPr>
            <w:rFonts w:ascii="Garamond" w:hAnsi="Garamond"/>
            <w:szCs w:val="24"/>
          </w:rPr>
          <w:t>20</w:t>
        </w:r>
      </w:ins>
      <w:r w:rsidR="00FA65F4">
        <w:rPr>
          <w:rFonts w:ascii="Garamond" w:hAnsi="Garamond"/>
          <w:szCs w:val="24"/>
        </w:rPr>
        <w:t>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7E1072EC"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8932E4" w14:textId="77777777" w:rsidR="00FA65F4" w:rsidRDefault="00FA65F4">
      <w:pPr>
        <w:spacing w:after="0" w:line="259" w:lineRule="auto"/>
        <w:ind w:left="0" w:right="0" w:firstLine="0"/>
        <w:jc w:val="left"/>
        <w:rPr>
          <w:rFonts w:ascii="Garamond" w:hAnsi="Garamond"/>
          <w:szCs w:val="24"/>
        </w:rPr>
      </w:pPr>
    </w:p>
    <w:p w14:paraId="03AB6E52" w14:textId="77777777" w:rsidR="00FA65F4" w:rsidRDefault="00FA65F4">
      <w:pPr>
        <w:spacing w:after="0" w:line="259" w:lineRule="auto"/>
        <w:ind w:left="0" w:right="0" w:firstLine="0"/>
        <w:jc w:val="left"/>
        <w:rPr>
          <w:rFonts w:ascii="Garamond" w:hAnsi="Garamond"/>
          <w:szCs w:val="24"/>
        </w:rPr>
      </w:pPr>
    </w:p>
    <w:p w14:paraId="2B8874E3" w14:textId="77777777" w:rsidR="00FA65F4" w:rsidRPr="000D3163" w:rsidRDefault="00FA65F4">
      <w:pPr>
        <w:spacing w:after="0" w:line="259" w:lineRule="auto"/>
        <w:ind w:left="0" w:right="0" w:firstLine="0"/>
        <w:jc w:val="left"/>
        <w:rPr>
          <w:rFonts w:ascii="Garamond" w:hAnsi="Garamond"/>
          <w:szCs w:val="24"/>
        </w:rPr>
      </w:pP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2F61B599"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w:t>
      </w:r>
      <w:r w:rsidR="002F0BBA">
        <w:rPr>
          <w:rFonts w:ascii="Garamond" w:hAnsi="Garamond"/>
          <w:szCs w:val="24"/>
        </w:rPr>
        <w:t xml:space="preserve"> and depicted below in the column labeled “BASE”</w:t>
      </w:r>
      <w:r w:rsidRPr="000D3163">
        <w:rPr>
          <w:rFonts w:ascii="Garamond" w:hAnsi="Garamond"/>
          <w:szCs w:val="24"/>
        </w:rPr>
        <w:t xml:space="preserve">: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bl>
      <w:tblPr>
        <w:tblW w:w="7193" w:type="dxa"/>
        <w:jc w:val="center"/>
        <w:tblLook w:val="04A0" w:firstRow="1" w:lastRow="0" w:firstColumn="1" w:lastColumn="0" w:noHBand="0" w:noVBand="1"/>
      </w:tblPr>
      <w:tblGrid>
        <w:gridCol w:w="222"/>
        <w:gridCol w:w="2208"/>
        <w:gridCol w:w="2693"/>
        <w:gridCol w:w="2070"/>
      </w:tblGrid>
      <w:tr w:rsidR="00721022" w:rsidRPr="002F0BBA" w14:paraId="7C67C1E8" w14:textId="77777777" w:rsidTr="00193111">
        <w:trPr>
          <w:trHeight w:val="386"/>
          <w:jc w:val="center"/>
        </w:trPr>
        <w:tc>
          <w:tcPr>
            <w:tcW w:w="222" w:type="dxa"/>
            <w:tcBorders>
              <w:top w:val="nil"/>
              <w:left w:val="nil"/>
              <w:bottom w:val="nil"/>
              <w:right w:val="nil"/>
            </w:tcBorders>
            <w:shd w:val="clear" w:color="auto" w:fill="auto"/>
            <w:noWrap/>
            <w:vAlign w:val="center"/>
            <w:hideMark/>
          </w:tcPr>
          <w:p w14:paraId="6D6E7F46"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3158C67" w14:textId="3B43376E"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UNIT 139-149</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CB81B85" w14:textId="1CB2378D"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MONTH 1-36</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E047776" w14:textId="77777777"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3834</w:t>
            </w:r>
          </w:p>
        </w:tc>
      </w:tr>
      <w:tr w:rsidR="00721022" w:rsidRPr="002F0BBA" w14:paraId="742D6A38" w14:textId="77777777" w:rsidTr="00193111">
        <w:trPr>
          <w:trHeight w:val="440"/>
          <w:jc w:val="center"/>
        </w:trPr>
        <w:tc>
          <w:tcPr>
            <w:tcW w:w="222" w:type="dxa"/>
            <w:tcBorders>
              <w:top w:val="nil"/>
              <w:left w:val="nil"/>
              <w:bottom w:val="nil"/>
              <w:right w:val="nil"/>
            </w:tcBorders>
            <w:shd w:val="clear" w:color="auto" w:fill="auto"/>
            <w:noWrap/>
            <w:vAlign w:val="bottom"/>
            <w:hideMark/>
          </w:tcPr>
          <w:p w14:paraId="3386CB88"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553AE9C3"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5026B102"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7618B64"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721022" w:rsidRPr="002F0BBA" w14:paraId="7FAAE277" w14:textId="77777777" w:rsidTr="00193111">
        <w:trPr>
          <w:trHeight w:val="278"/>
          <w:jc w:val="center"/>
        </w:trPr>
        <w:tc>
          <w:tcPr>
            <w:tcW w:w="222" w:type="dxa"/>
            <w:tcBorders>
              <w:top w:val="nil"/>
              <w:left w:val="nil"/>
              <w:bottom w:val="nil"/>
              <w:right w:val="nil"/>
            </w:tcBorders>
            <w:shd w:val="clear" w:color="auto" w:fill="auto"/>
            <w:noWrap/>
            <w:vAlign w:val="bottom"/>
            <w:hideMark/>
          </w:tcPr>
          <w:p w14:paraId="0D50DFF5"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2AC65FC"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5AD16649"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2E4DF488"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4313.25</w:t>
            </w:r>
          </w:p>
        </w:tc>
      </w:tr>
    </w:tbl>
    <w:p w14:paraId="2FD5E737" w14:textId="08E20FB6" w:rsidR="00DD7F57" w:rsidRPr="000D3163" w:rsidRDefault="00DD7F57">
      <w:pPr>
        <w:spacing w:after="3" w:line="256" w:lineRule="auto"/>
        <w:ind w:left="3795" w:right="1308" w:hanging="3071"/>
        <w:jc w:val="left"/>
        <w:rPr>
          <w:rFonts w:ascii="Garamond" w:hAnsi="Garamond"/>
          <w:szCs w:val="24"/>
        </w:rPr>
      </w:pPr>
    </w:p>
    <w:p w14:paraId="3C13F57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w:t>
      </w:r>
      <w:r w:rsidRPr="000D3163">
        <w:rPr>
          <w:rFonts w:ascii="Garamond" w:hAnsi="Garamond"/>
          <w:szCs w:val="24"/>
        </w:rPr>
        <w:lastRenderedPageBreak/>
        <w:t xml:space="preserve">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w:t>
      </w:r>
      <w:proofErr w:type="gramStart"/>
      <w:r w:rsidRPr="000D3163">
        <w:rPr>
          <w:rFonts w:ascii="Garamond" w:hAnsi="Garamond"/>
          <w:szCs w:val="24"/>
        </w:rPr>
        <w:t>Property, but</w:t>
      </w:r>
      <w:proofErr w:type="gramEnd"/>
      <w:r w:rsidRPr="000D3163">
        <w:rPr>
          <w:rFonts w:ascii="Garamond" w:hAnsi="Garamond"/>
          <w:szCs w:val="24"/>
        </w:rPr>
        <w:t xml:space="preserve">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0D3163">
        <w:rPr>
          <w:rFonts w:ascii="Garamond" w:hAnsi="Garamond"/>
          <w:szCs w:val="24"/>
        </w:rPr>
        <w:t>casualty</w:t>
      </w:r>
      <w:proofErr w:type="gramEnd"/>
      <w:r w:rsidRPr="000D3163">
        <w:rPr>
          <w:rFonts w:ascii="Garamond" w:hAnsi="Garamond"/>
          <w:szCs w:val="24"/>
        </w:rPr>
        <w:t xml:space="preserve">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6BF27C" w14:textId="5DD21DD0"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7" w:name="_Hlk134698014"/>
      <w:r w:rsidR="002F0BBA">
        <w:rPr>
          <w:rFonts w:ascii="Garamond" w:hAnsi="Garamond"/>
          <w:szCs w:val="24"/>
        </w:rPr>
        <w:t>August 1, 2023</w:t>
      </w:r>
      <w:bookmarkEnd w:id="7"/>
      <w:r w:rsidRPr="000D3163">
        <w:rPr>
          <w:rFonts w:ascii="Garamond" w:hAnsi="Garamond"/>
          <w:szCs w:val="24"/>
        </w:rPr>
        <w:t xml:space="preserve">, and </w:t>
      </w:r>
      <w:proofErr w:type="gramStart"/>
      <w:r w:rsidRPr="000D3163">
        <w:rPr>
          <w:rFonts w:ascii="Garamond" w:hAnsi="Garamond"/>
          <w:szCs w:val="24"/>
        </w:rPr>
        <w:t>continuing on</w:t>
      </w:r>
      <w:proofErr w:type="gramEnd"/>
      <w:r w:rsidRPr="000D3163">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2F0BBA" w:rsidRPr="002F0BBA">
        <w:rPr>
          <w:rFonts w:ascii="Garamond" w:hAnsi="Garamond"/>
          <w:szCs w:val="24"/>
        </w:rPr>
        <w:t xml:space="preserve">August 1, </w:t>
      </w:r>
      <w:proofErr w:type="gramStart"/>
      <w:r w:rsidR="002F0BBA" w:rsidRPr="002F0BBA">
        <w:rPr>
          <w:rFonts w:ascii="Garamond" w:hAnsi="Garamond"/>
          <w:szCs w:val="24"/>
        </w:rPr>
        <w:t>2023</w:t>
      </w:r>
      <w:proofErr w:type="gramEnd"/>
      <w:r w:rsidR="00721022">
        <w:rPr>
          <w:rFonts w:ascii="Garamond" w:hAnsi="Garamond"/>
          <w:szCs w:val="24"/>
        </w:rPr>
        <w:t xml:space="preserve"> </w:t>
      </w:r>
      <w:r w:rsidRPr="000D3163">
        <w:rPr>
          <w:rFonts w:ascii="Garamond" w:hAnsi="Garamond"/>
          <w:szCs w:val="24"/>
        </w:rPr>
        <w:t xml:space="preserve">is $2.10 per square foot of the Premises annually, payable monthly as provided herein.  The parties agree that the Taxes and Insurance Charges for the period beginning on </w:t>
      </w:r>
      <w:r w:rsidR="002F0BBA" w:rsidRPr="002F0BBA">
        <w:rPr>
          <w:rFonts w:ascii="Garamond" w:hAnsi="Garamond"/>
          <w:szCs w:val="24"/>
        </w:rPr>
        <w:t xml:space="preserve">August 1, </w:t>
      </w:r>
      <w:proofErr w:type="gramStart"/>
      <w:r w:rsidR="002F0BBA" w:rsidRPr="002F0BBA">
        <w:rPr>
          <w:rFonts w:ascii="Garamond" w:hAnsi="Garamond"/>
          <w:szCs w:val="24"/>
        </w:rPr>
        <w:t>2023</w:t>
      </w:r>
      <w:proofErr w:type="gramEnd"/>
      <w:ins w:id="8" w:author="Alex Arceneaux" w:date="2023-06-19T16:22:00Z">
        <w:r w:rsidR="00936392">
          <w:rPr>
            <w:rFonts w:ascii="Garamond" w:hAnsi="Garamond"/>
            <w:szCs w:val="24"/>
          </w:rPr>
          <w:t xml:space="preserve"> </w:t>
        </w:r>
      </w:ins>
      <w:r w:rsidRPr="000D3163">
        <w:rPr>
          <w:rFonts w:ascii="Garamond" w:hAnsi="Garamond"/>
          <w:szCs w:val="24"/>
        </w:rPr>
        <w:t xml:space="preserve">is </w:t>
      </w:r>
      <w:commentRangeStart w:id="9"/>
      <w:r w:rsidRPr="000D3163">
        <w:rPr>
          <w:rFonts w:ascii="Garamond" w:hAnsi="Garamond"/>
          <w:szCs w:val="24"/>
        </w:rPr>
        <w:t>$1.</w:t>
      </w:r>
      <w:r w:rsidR="002F0BBA">
        <w:rPr>
          <w:rFonts w:ascii="Garamond" w:hAnsi="Garamond"/>
          <w:szCs w:val="24"/>
        </w:rPr>
        <w:t>90</w:t>
      </w:r>
      <w:r w:rsidRPr="000D3163">
        <w:rPr>
          <w:rFonts w:ascii="Garamond" w:hAnsi="Garamond"/>
          <w:szCs w:val="24"/>
        </w:rPr>
        <w:t xml:space="preserve"> </w:t>
      </w:r>
      <w:commentRangeEnd w:id="9"/>
      <w:r w:rsidR="00BC11FD">
        <w:rPr>
          <w:rStyle w:val="CommentReference"/>
        </w:rPr>
        <w:commentReference w:id="9"/>
      </w:r>
      <w:r w:rsidRPr="000D3163">
        <w:rPr>
          <w:rFonts w:ascii="Garamond" w:hAnsi="Garamond"/>
          <w:szCs w:val="24"/>
        </w:rPr>
        <w:t xml:space="preserve">per square foot of the Premises annually, payable monthly as provided herein. </w:t>
      </w:r>
    </w:p>
    <w:p w14:paraId="754238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81E5E1" w14:textId="72256723"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one (1) through </w:t>
      </w:r>
      <w:r w:rsidR="002F0BBA">
        <w:rPr>
          <w:rFonts w:ascii="Garamond" w:hAnsi="Garamond"/>
          <w:szCs w:val="24"/>
        </w:rPr>
        <w:t xml:space="preserve">thirty-six </w:t>
      </w:r>
      <w:r w:rsidRPr="000D3163">
        <w:rPr>
          <w:rFonts w:ascii="Garamond" w:hAnsi="Garamond"/>
          <w:szCs w:val="24"/>
        </w:rPr>
        <w:t>(3</w:t>
      </w:r>
      <w:r w:rsidR="002F0BBA">
        <w:rPr>
          <w:rFonts w:ascii="Garamond" w:hAnsi="Garamond"/>
          <w:szCs w:val="24"/>
        </w:rPr>
        <w:t>6</w:t>
      </w:r>
      <w:r w:rsidRPr="000D3163">
        <w:rPr>
          <w:rFonts w:ascii="Garamond" w:hAnsi="Garamond"/>
          <w:szCs w:val="24"/>
        </w:rPr>
        <w:t xml:space="preserve">) of the Initial Term for the Premises shall be calculated as follows: </w:t>
      </w:r>
    </w:p>
    <w:p w14:paraId="7A5CA74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7B810" w14:textId="77777777" w:rsidR="002F0BBA"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p>
    <w:tbl>
      <w:tblPr>
        <w:tblW w:w="7193" w:type="dxa"/>
        <w:jc w:val="center"/>
        <w:tblLook w:val="04A0" w:firstRow="1" w:lastRow="0" w:firstColumn="1" w:lastColumn="0" w:noHBand="0" w:noVBand="1"/>
      </w:tblPr>
      <w:tblGrid>
        <w:gridCol w:w="222"/>
        <w:gridCol w:w="2208"/>
        <w:gridCol w:w="2693"/>
        <w:gridCol w:w="2070"/>
      </w:tblGrid>
      <w:tr w:rsidR="002F0BBA" w:rsidRPr="002F0BBA" w14:paraId="1F4BE8C3" w14:textId="77777777" w:rsidTr="002F0BBA">
        <w:trPr>
          <w:trHeight w:val="386"/>
          <w:jc w:val="center"/>
        </w:trPr>
        <w:tc>
          <w:tcPr>
            <w:tcW w:w="222" w:type="dxa"/>
            <w:tcBorders>
              <w:top w:val="nil"/>
              <w:left w:val="nil"/>
              <w:bottom w:val="nil"/>
              <w:right w:val="nil"/>
            </w:tcBorders>
            <w:shd w:val="clear" w:color="auto" w:fill="auto"/>
            <w:noWrap/>
            <w:vAlign w:val="center"/>
            <w:hideMark/>
          </w:tcPr>
          <w:p w14:paraId="57CD22D1"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3BD8011" w14:textId="1CA3D4FF"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UNIT 139-149</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47E70BB4" w14:textId="542EF30F"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MONTH 1-36</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05B8D83A" w14:textId="77777777"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3834</w:t>
            </w:r>
          </w:p>
        </w:tc>
      </w:tr>
      <w:tr w:rsidR="002F0BBA" w:rsidRPr="002F0BBA" w14:paraId="18D28C5E" w14:textId="77777777" w:rsidTr="002F0BBA">
        <w:trPr>
          <w:trHeight w:val="440"/>
          <w:jc w:val="center"/>
        </w:trPr>
        <w:tc>
          <w:tcPr>
            <w:tcW w:w="222" w:type="dxa"/>
            <w:tcBorders>
              <w:top w:val="nil"/>
              <w:left w:val="nil"/>
              <w:bottom w:val="nil"/>
              <w:right w:val="nil"/>
            </w:tcBorders>
            <w:shd w:val="clear" w:color="auto" w:fill="auto"/>
            <w:noWrap/>
            <w:vAlign w:val="bottom"/>
            <w:hideMark/>
          </w:tcPr>
          <w:p w14:paraId="3E2D437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9817EF9"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27F0FB63"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62E8D22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2F0BBA" w:rsidRPr="002F0BBA" w14:paraId="31EB5043" w14:textId="77777777" w:rsidTr="002F0BBA">
        <w:trPr>
          <w:trHeight w:val="278"/>
          <w:jc w:val="center"/>
        </w:trPr>
        <w:tc>
          <w:tcPr>
            <w:tcW w:w="222" w:type="dxa"/>
            <w:tcBorders>
              <w:top w:val="nil"/>
              <w:left w:val="nil"/>
              <w:bottom w:val="nil"/>
              <w:right w:val="nil"/>
            </w:tcBorders>
            <w:shd w:val="clear" w:color="auto" w:fill="auto"/>
            <w:noWrap/>
            <w:vAlign w:val="bottom"/>
            <w:hideMark/>
          </w:tcPr>
          <w:p w14:paraId="605FAB18"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133935B" w14:textId="27F1FED2"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42A8E98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65135686"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4313.25</w:t>
            </w:r>
          </w:p>
        </w:tc>
      </w:tr>
      <w:tr w:rsidR="002F0BBA" w:rsidRPr="002F0BBA" w14:paraId="36B96261" w14:textId="77777777" w:rsidTr="002F0BBA">
        <w:trPr>
          <w:trHeight w:val="170"/>
          <w:jc w:val="center"/>
        </w:trPr>
        <w:tc>
          <w:tcPr>
            <w:tcW w:w="222" w:type="dxa"/>
            <w:tcBorders>
              <w:top w:val="nil"/>
              <w:left w:val="nil"/>
              <w:bottom w:val="nil"/>
              <w:right w:val="nil"/>
            </w:tcBorders>
            <w:shd w:val="clear" w:color="auto" w:fill="auto"/>
            <w:noWrap/>
            <w:vAlign w:val="bottom"/>
            <w:hideMark/>
          </w:tcPr>
          <w:p w14:paraId="2B72DE4D"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0C70025" w14:textId="01B21591"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1D5D72EB"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50E755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670.95 </w:t>
            </w:r>
          </w:p>
        </w:tc>
      </w:tr>
      <w:tr w:rsidR="002F0BBA" w:rsidRPr="002F0BBA" w14:paraId="1AD1F06E"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0FFE4C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3F963D6" w14:textId="606E474C"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T</w:t>
            </w:r>
            <w:r w:rsidR="00721022">
              <w:rPr>
                <w:rFonts w:ascii="Garamond" w:hAnsi="Garamond"/>
                <w:szCs w:val="24"/>
              </w:rPr>
              <w:t>axes</w:t>
            </w:r>
          </w:p>
        </w:tc>
        <w:tc>
          <w:tcPr>
            <w:tcW w:w="2693" w:type="dxa"/>
            <w:tcBorders>
              <w:top w:val="nil"/>
              <w:left w:val="nil"/>
              <w:bottom w:val="single" w:sz="4" w:space="0" w:color="auto"/>
              <w:right w:val="single" w:sz="4" w:space="0" w:color="auto"/>
            </w:tcBorders>
            <w:shd w:val="clear" w:color="auto" w:fill="auto"/>
            <w:noWrap/>
            <w:vAlign w:val="bottom"/>
            <w:hideMark/>
          </w:tcPr>
          <w:p w14:paraId="41780101" w14:textId="1AD75058"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721022">
              <w:rPr>
                <w:rFonts w:ascii="Garamond" w:hAnsi="Garamond"/>
                <w:szCs w:val="24"/>
              </w:rPr>
              <w:t>0</w:t>
            </w:r>
            <w:r w:rsidRPr="002F0BBA">
              <w:rPr>
                <w:rFonts w:ascii="Garamond" w:hAnsi="Garamond"/>
                <w:szCs w:val="24"/>
              </w:rPr>
              <w:t>.</w:t>
            </w:r>
            <w:r w:rsidR="00721022">
              <w:rPr>
                <w:rFonts w:ascii="Garamond" w:hAnsi="Garamond"/>
                <w:szCs w:val="24"/>
              </w:rPr>
              <w:t>95</w:t>
            </w:r>
            <w:r w:rsidRPr="002F0BBA">
              <w:rPr>
                <w:rFonts w:ascii="Garamond" w:hAnsi="Garamond"/>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33CB56E9" w14:textId="1E7A4E70"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721022">
              <w:rPr>
                <w:rFonts w:ascii="Garamond" w:hAnsi="Garamond"/>
                <w:szCs w:val="24"/>
              </w:rPr>
              <w:t>287.55</w:t>
            </w:r>
          </w:p>
        </w:tc>
      </w:tr>
      <w:tr w:rsidR="00721022" w:rsidRPr="002F0BBA" w14:paraId="35A5EFDC" w14:textId="77777777" w:rsidTr="002F0BBA">
        <w:trPr>
          <w:trHeight w:val="350"/>
          <w:jc w:val="center"/>
        </w:trPr>
        <w:tc>
          <w:tcPr>
            <w:tcW w:w="222" w:type="dxa"/>
            <w:tcBorders>
              <w:top w:val="nil"/>
              <w:left w:val="nil"/>
              <w:bottom w:val="nil"/>
              <w:right w:val="nil"/>
            </w:tcBorders>
            <w:shd w:val="clear" w:color="auto" w:fill="auto"/>
            <w:noWrap/>
            <w:vAlign w:val="bottom"/>
          </w:tcPr>
          <w:p w14:paraId="1C3680FC" w14:textId="7777777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71FEF1A0" w14:textId="27180B1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Pr>
                <w:rFonts w:ascii="Garamond" w:hAnsi="Garamond"/>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5C887C29" w14:textId="047D6C48"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1.9</w:t>
            </w:r>
            <w:r>
              <w:rPr>
                <w:rFonts w:ascii="Garamond" w:hAnsi="Garamond"/>
                <w:szCs w:val="24"/>
              </w:rPr>
              <w:t>5</w:t>
            </w:r>
          </w:p>
        </w:tc>
        <w:tc>
          <w:tcPr>
            <w:tcW w:w="2070" w:type="dxa"/>
            <w:tcBorders>
              <w:top w:val="nil"/>
              <w:left w:val="nil"/>
              <w:bottom w:val="single" w:sz="4" w:space="0" w:color="auto"/>
              <w:right w:val="single" w:sz="4" w:space="0" w:color="auto"/>
            </w:tcBorders>
            <w:shd w:val="clear" w:color="auto" w:fill="auto"/>
            <w:noWrap/>
            <w:vAlign w:val="bottom"/>
          </w:tcPr>
          <w:p w14:paraId="7B10269B" w14:textId="2EDF07B4"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xml:space="preserve">$                </w:t>
            </w:r>
            <w:r>
              <w:rPr>
                <w:rFonts w:ascii="Garamond" w:hAnsi="Garamond"/>
                <w:szCs w:val="24"/>
              </w:rPr>
              <w:t>623.03</w:t>
            </w:r>
          </w:p>
        </w:tc>
      </w:tr>
      <w:tr w:rsidR="002F0BBA" w:rsidRPr="002F0BBA" w14:paraId="7310CDA5"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3015FE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66C85C95"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2F94A729" w14:textId="1F7A6FAB"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1</w:t>
            </w:r>
            <w:r w:rsidR="00721022">
              <w:rPr>
                <w:rFonts w:ascii="Garamond" w:hAnsi="Garamond"/>
                <w:b/>
                <w:bCs/>
                <w:szCs w:val="24"/>
              </w:rPr>
              <w:t>8</w:t>
            </w:r>
            <w:r w:rsidRPr="002F0BBA">
              <w:rPr>
                <w:rFonts w:ascii="Garamond" w:hAnsi="Garamond"/>
                <w:b/>
                <w:bCs/>
                <w:szCs w:val="24"/>
              </w:rPr>
              <w:t>.50</w:t>
            </w:r>
          </w:p>
        </w:tc>
        <w:tc>
          <w:tcPr>
            <w:tcW w:w="2070" w:type="dxa"/>
            <w:tcBorders>
              <w:top w:val="nil"/>
              <w:left w:val="nil"/>
              <w:bottom w:val="single" w:sz="4" w:space="0" w:color="auto"/>
              <w:right w:val="single" w:sz="4" w:space="0" w:color="auto"/>
            </w:tcBorders>
            <w:shd w:val="clear" w:color="000000" w:fill="C6E0B4"/>
            <w:noWrap/>
            <w:vAlign w:val="bottom"/>
            <w:hideMark/>
          </w:tcPr>
          <w:p w14:paraId="74DD9101" w14:textId="6E19C53C"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5,</w:t>
            </w:r>
            <w:r w:rsidR="00721022">
              <w:rPr>
                <w:rFonts w:ascii="Garamond" w:hAnsi="Garamond"/>
                <w:b/>
                <w:bCs/>
                <w:szCs w:val="24"/>
              </w:rPr>
              <w:t>910.75</w:t>
            </w:r>
            <w:r w:rsidRPr="002F0BBA">
              <w:rPr>
                <w:rFonts w:ascii="Garamond" w:hAnsi="Garamond"/>
                <w:b/>
                <w:bCs/>
                <w:szCs w:val="24"/>
              </w:rPr>
              <w:t xml:space="preserve"> </w:t>
            </w:r>
          </w:p>
        </w:tc>
      </w:tr>
    </w:tbl>
    <w:p w14:paraId="581A7559" w14:textId="30EBB266" w:rsidR="00DD7F57"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58D1AE82" w14:textId="68F9FB67" w:rsidR="00DD7F57" w:rsidRPr="000D3163" w:rsidRDefault="00827483" w:rsidP="003703D6">
      <w:pPr>
        <w:ind w:left="1425" w:right="0" w:hanging="1440"/>
        <w:rPr>
          <w:rFonts w:ascii="Garamond" w:hAnsi="Garamond"/>
          <w:szCs w:val="24"/>
        </w:rPr>
      </w:pPr>
      <w:r w:rsidRPr="000D3163">
        <w:rPr>
          <w:rFonts w:ascii="Garamond" w:hAnsi="Garamond"/>
          <w:szCs w:val="24"/>
        </w:rPr>
        <w:t xml:space="preserve">  </w:t>
      </w:r>
    </w:p>
    <w:p w14:paraId="34E76114" w14:textId="1FF2AD84" w:rsidR="00DD7F57" w:rsidRPr="000D3163" w:rsidRDefault="00DD7F57">
      <w:pPr>
        <w:spacing w:after="0" w:line="259" w:lineRule="auto"/>
        <w:ind w:left="0" w:right="0" w:firstLine="0"/>
        <w:jc w:val="left"/>
        <w:rPr>
          <w:rFonts w:ascii="Garamond" w:hAnsi="Garamond"/>
          <w:szCs w:val="24"/>
        </w:rPr>
      </w:pP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w:t>
      </w:r>
      <w:r w:rsidRPr="000D3163">
        <w:rPr>
          <w:rFonts w:ascii="Garamond" w:hAnsi="Garamond"/>
          <w:szCs w:val="24"/>
        </w:rPr>
        <w:lastRenderedPageBreak/>
        <w:t xml:space="preserve">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w:t>
      </w:r>
      <w:proofErr w:type="gramStart"/>
      <w:r w:rsidRPr="000D3163">
        <w:rPr>
          <w:rFonts w:ascii="Garamond" w:hAnsi="Garamond"/>
          <w:szCs w:val="24"/>
        </w:rPr>
        <w:t>70506</w:t>
      </w:r>
      <w:proofErr w:type="gramEnd"/>
      <w:r w:rsidRPr="000D3163">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0D3163">
        <w:rPr>
          <w:rFonts w:ascii="Garamond" w:hAnsi="Garamond"/>
          <w:szCs w:val="24"/>
        </w:rPr>
        <w:t>Premises, and</w:t>
      </w:r>
      <w:proofErr w:type="gramEnd"/>
      <w:r w:rsidRPr="000D3163">
        <w:rPr>
          <w:rFonts w:ascii="Garamond" w:hAnsi="Garamond"/>
          <w:szCs w:val="24"/>
        </w:rPr>
        <w:t xml:space="preserve">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w:t>
      </w:r>
      <w:proofErr w:type="gramStart"/>
      <w:r w:rsidRPr="000D3163">
        <w:rPr>
          <w:rFonts w:ascii="Garamond" w:hAnsi="Garamond"/>
          <w:szCs w:val="24"/>
        </w:rPr>
        <w:t>bring</w:t>
      </w:r>
      <w:proofErr w:type="gramEnd"/>
      <w:r w:rsidRPr="000D3163">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0D3163">
        <w:rPr>
          <w:rFonts w:ascii="Garamond" w:hAnsi="Garamond"/>
          <w:szCs w:val="24"/>
        </w:rPr>
        <w:t>as a result of</w:t>
      </w:r>
      <w:proofErr w:type="gramEnd"/>
      <w:r w:rsidRPr="000D3163">
        <w:rPr>
          <w:rFonts w:ascii="Garamond" w:hAnsi="Garamond"/>
          <w:szCs w:val="24"/>
        </w:rPr>
        <w:t xml:space="preserve">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lastRenderedPageBreak/>
        <w:t xml:space="preserve">Lessee shall not permit any activity on the premises which may in law constitute a nuisance, public or private, or which may constitute a violation of any environmental laws, or any other laws, </w:t>
      </w:r>
      <w:proofErr w:type="gramStart"/>
      <w:r w:rsidRPr="000D3163">
        <w:rPr>
          <w:rFonts w:ascii="Garamond" w:hAnsi="Garamond"/>
          <w:szCs w:val="24"/>
        </w:rPr>
        <w:t>ordinances</w:t>
      </w:r>
      <w:proofErr w:type="gramEnd"/>
      <w:r w:rsidRPr="000D3163">
        <w:rPr>
          <w:rFonts w:ascii="Garamond" w:hAnsi="Garamond"/>
          <w:szCs w:val="24"/>
        </w:rPr>
        <w:t xml:space="preserve">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t>
      </w:r>
      <w:proofErr w:type="gramStart"/>
      <w:r w:rsidRPr="000D3163">
        <w:rPr>
          <w:rFonts w:ascii="Garamond" w:hAnsi="Garamond"/>
          <w:szCs w:val="24"/>
        </w:rPr>
        <w:t>With</w:t>
      </w:r>
      <w:proofErr w:type="gramEnd"/>
      <w:r w:rsidRPr="000D3163">
        <w:rPr>
          <w:rFonts w:ascii="Garamond" w:hAnsi="Garamond"/>
          <w:szCs w:val="24"/>
        </w:rPr>
        <w:t xml:space="preserve">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0D3163">
        <w:rPr>
          <w:rFonts w:ascii="Garamond" w:hAnsi="Garamond"/>
          <w:szCs w:val="24"/>
        </w:rPr>
        <w:t>be in conflict with</w:t>
      </w:r>
      <w:proofErr w:type="gramEnd"/>
      <w:r w:rsidRPr="000D316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0D3163">
        <w:rPr>
          <w:rFonts w:ascii="Garamond" w:hAnsi="Garamond"/>
          <w:szCs w:val="24"/>
        </w:rPr>
        <w:t>i</w:t>
      </w:r>
      <w:proofErr w:type="spellEnd"/>
      <w:r w:rsidRPr="000D316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0D3163">
        <w:rPr>
          <w:rFonts w:ascii="Garamond" w:hAnsi="Garamond"/>
          <w:szCs w:val="24"/>
        </w:rPr>
        <w:t>whether or not</w:t>
      </w:r>
      <w:proofErr w:type="gramEnd"/>
      <w:r w:rsidRPr="000D316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7777777" w:rsidR="00DD7F57" w:rsidRPr="000D3163" w:rsidRDefault="00827483">
      <w:pPr>
        <w:ind w:left="-5" w:right="0"/>
        <w:rPr>
          <w:rFonts w:ascii="Garamond" w:hAnsi="Garamond"/>
          <w:szCs w:val="24"/>
        </w:rPr>
      </w:pPr>
      <w:r w:rsidRPr="000D3163">
        <w:rPr>
          <w:rFonts w:ascii="Garamond" w:hAnsi="Garamond"/>
          <w:szCs w:val="24"/>
        </w:rPr>
        <w:t xml:space="preserve">Lessee acknowledges that the Premises is in good order and repair.  </w:t>
      </w:r>
      <w:commentRangeStart w:id="10"/>
      <w:r w:rsidRPr="000D3163">
        <w:rPr>
          <w:rFonts w:ascii="Garamond" w:hAnsi="Garamond"/>
          <w:szCs w:val="24"/>
        </w:rPr>
        <w:t xml:space="preserve">Lessee shall, at its own expense and </w:t>
      </w:r>
      <w:proofErr w:type="gramStart"/>
      <w:r w:rsidRPr="000D3163">
        <w:rPr>
          <w:rFonts w:ascii="Garamond" w:hAnsi="Garamond"/>
          <w:szCs w:val="24"/>
        </w:rPr>
        <w:t>at all times</w:t>
      </w:r>
      <w:proofErr w:type="gramEnd"/>
      <w:r w:rsidRPr="000D3163">
        <w:rPr>
          <w:rFonts w:ascii="Garamond" w:hAnsi="Garamond"/>
          <w:szCs w:val="24"/>
        </w:rPr>
        <w:t xml:space="preserve">, maintain the Premises in good and safe condition, make all necessary repairs and replacements including, but not limited to the heating and air conditioning systems and components </w:t>
      </w:r>
      <w:commentRangeEnd w:id="10"/>
      <w:r w:rsidR="00BC11FD">
        <w:rPr>
          <w:rStyle w:val="CommentReference"/>
        </w:rPr>
        <w:commentReference w:id="10"/>
      </w:r>
      <w:r w:rsidRPr="000D3163">
        <w:rPr>
          <w:rFonts w:ascii="Garamond" w:hAnsi="Garamond"/>
          <w:szCs w:val="24"/>
        </w:rPr>
        <w:t xml:space="preserve">thereof serving the Premises, and shall surrender the same at termination hereof, in as good condition as received, normal wear and tear excepted.  Lessee shall be responsible for all repairs required, excepting the roof, exterior </w:t>
      </w:r>
      <w:proofErr w:type="gramStart"/>
      <w:r w:rsidRPr="000D3163">
        <w:rPr>
          <w:rFonts w:ascii="Garamond" w:hAnsi="Garamond"/>
          <w:szCs w:val="24"/>
        </w:rPr>
        <w:t>walls</w:t>
      </w:r>
      <w:proofErr w:type="gramEnd"/>
      <w:r w:rsidRPr="000D3163">
        <w:rPr>
          <w:rFonts w:ascii="Garamond" w:hAnsi="Garamond"/>
          <w:szCs w:val="24"/>
        </w:rPr>
        <w:t xml:space="preserve"> and structural foundation (including the electrical and plumbing systems situated in or below the Premises’ concrete slab foundation), which shall be maintained by Lessor.  Lessee shall also be responsible for </w:t>
      </w:r>
      <w:proofErr w:type="gramStart"/>
      <w:r w:rsidRPr="000D3163">
        <w:rPr>
          <w:rFonts w:ascii="Garamond" w:hAnsi="Garamond"/>
          <w:szCs w:val="24"/>
        </w:rPr>
        <w:t>keeping at all times</w:t>
      </w:r>
      <w:proofErr w:type="gramEnd"/>
      <w:r w:rsidRPr="000D3163">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59109C0F" w:rsidR="00DD7F57" w:rsidRPr="000D3163" w:rsidRDefault="00827483">
      <w:pPr>
        <w:ind w:left="-5" w:right="0"/>
        <w:rPr>
          <w:rFonts w:ascii="Garamond" w:hAnsi="Garamond"/>
          <w:szCs w:val="24"/>
        </w:rPr>
      </w:pPr>
      <w:r w:rsidRPr="000D3163">
        <w:rPr>
          <w:rFonts w:ascii="Garamond" w:hAnsi="Garamond"/>
          <w:szCs w:val="24"/>
        </w:rPr>
        <w:t>Premises provided that (</w:t>
      </w:r>
      <w:proofErr w:type="spellStart"/>
      <w:r w:rsidRPr="000D3163">
        <w:rPr>
          <w:rFonts w:ascii="Garamond" w:hAnsi="Garamond"/>
          <w:szCs w:val="24"/>
        </w:rPr>
        <w:t>i</w:t>
      </w:r>
      <w:proofErr w:type="spellEnd"/>
      <w:r w:rsidRPr="000D3163">
        <w:rPr>
          <w:rFonts w:ascii="Garamond" w:hAnsi="Garamond"/>
          <w:szCs w:val="24"/>
        </w:rPr>
        <w:t>) the Lessee shall pay the first $</w:t>
      </w:r>
      <w:r w:rsidR="007F2B13">
        <w:rPr>
          <w:rFonts w:ascii="Garamond" w:hAnsi="Garamond"/>
          <w:szCs w:val="24"/>
        </w:rPr>
        <w:t>1500</w:t>
      </w:r>
      <w:r w:rsidRPr="000D3163">
        <w:rPr>
          <w:rFonts w:ascii="Garamond" w:hAnsi="Garamond"/>
          <w:szCs w:val="24"/>
        </w:rPr>
        <w:t xml:space="preserve">.00 for each repair visit and </w:t>
      </w:r>
      <w:bookmarkStart w:id="11" w:name="_Hlk134699464"/>
      <w:r w:rsidR="00C9108D">
        <w:rPr>
          <w:rFonts w:ascii="Garamond" w:hAnsi="Garamond"/>
          <w:szCs w:val="24"/>
        </w:rPr>
        <w:t xml:space="preserve">fifty-percent (50%) </w:t>
      </w:r>
      <w:bookmarkEnd w:id="11"/>
      <w:r w:rsidRPr="000D3163">
        <w:rPr>
          <w:rFonts w:ascii="Garamond" w:hAnsi="Garamond"/>
          <w:szCs w:val="24"/>
        </w:rPr>
        <w:t xml:space="preserve">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its own expense, for the full term of this Agreement and any renewal or extensions thereof, a monthly </w:t>
      </w:r>
      <w:r w:rsidRPr="000D3163">
        <w:rPr>
          <w:rFonts w:ascii="Garamond" w:hAnsi="Garamond"/>
          <w:szCs w:val="24"/>
        </w:rPr>
        <w:lastRenderedPageBreak/>
        <w:t xml:space="preserve">maintenance contract with </w:t>
      </w:r>
      <w:commentRangeStart w:id="12"/>
      <w:r w:rsidRPr="000D3163">
        <w:rPr>
          <w:rFonts w:ascii="Garamond" w:hAnsi="Garamond"/>
          <w:szCs w:val="24"/>
        </w:rPr>
        <w:t xml:space="preserve">Butcher Air Conditioning </w:t>
      </w:r>
      <w:commentRangeEnd w:id="12"/>
      <w:r w:rsidR="00BC11FD">
        <w:rPr>
          <w:rStyle w:val="CommentReference"/>
        </w:rPr>
        <w:commentReference w:id="12"/>
      </w:r>
      <w:r w:rsidRPr="000D3163">
        <w:rPr>
          <w:rFonts w:ascii="Garamond" w:hAnsi="Garamond"/>
          <w:szCs w:val="24"/>
        </w:rPr>
        <w:t>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w:t>
      </w:r>
      <w:r w:rsidR="000F7F11" w:rsidRPr="000F7F11">
        <w:rPr>
          <w:rFonts w:ascii="Garamond" w:hAnsi="Garamond"/>
          <w:szCs w:val="24"/>
        </w:rPr>
        <w:t xml:space="preserve">fifty-percent (50%) </w:t>
      </w:r>
      <w:r w:rsidRPr="000D3163">
        <w:rPr>
          <w:rFonts w:ascii="Garamond" w:hAnsi="Garamond"/>
          <w:szCs w:val="24"/>
        </w:rPr>
        <w:t xml:space="preserve">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w:t>
      </w:r>
      <w:proofErr w:type="gramStart"/>
      <w:r w:rsidRPr="000D3163">
        <w:rPr>
          <w:rFonts w:ascii="Garamond" w:hAnsi="Garamond"/>
          <w:szCs w:val="24"/>
        </w:rPr>
        <w:t>rules</w:t>
      </w:r>
      <w:proofErr w:type="gramEnd"/>
      <w:r w:rsidRPr="000D3163">
        <w:rPr>
          <w:rFonts w:ascii="Garamond" w:hAnsi="Garamond"/>
          <w:szCs w:val="24"/>
        </w:rPr>
        <w:t xml:space="preserve">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w:t>
      </w:r>
      <w:proofErr w:type="gramStart"/>
      <w:r w:rsidRPr="000D3163">
        <w:rPr>
          <w:rFonts w:ascii="Garamond" w:hAnsi="Garamond"/>
          <w:szCs w:val="24"/>
        </w:rPr>
        <w:t>to</w:t>
      </w:r>
      <w:proofErr w:type="gramEnd"/>
      <w:r w:rsidRPr="000D3163">
        <w:rPr>
          <w:rFonts w:ascii="Garamond" w:hAnsi="Garamond"/>
          <w:szCs w:val="24"/>
        </w:rPr>
        <w:t xml:space="preserve">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7653523E" w:rsidR="00DD7F57" w:rsidRDefault="00827483">
      <w:pPr>
        <w:ind w:left="-5" w:right="0"/>
        <w:rPr>
          <w:rFonts w:ascii="Garamond" w:hAnsi="Garamond"/>
          <w:szCs w:val="24"/>
        </w:rPr>
      </w:pPr>
      <w:r w:rsidRPr="000D3163">
        <w:rPr>
          <w:rFonts w:ascii="Garamond" w:hAnsi="Garamond"/>
          <w:szCs w:val="24"/>
        </w:rPr>
        <w:t>Lessee agrees to hire Butcher Air Conditioning to perform all maintenance, repairs and replacements of the heating and air conditioning systems and components servicing the Premises</w:t>
      </w:r>
      <w:r w:rsidR="00505D95" w:rsidRPr="000D3163">
        <w:rPr>
          <w:rFonts w:ascii="Garamond" w:hAnsi="Garamond"/>
          <w:szCs w:val="24"/>
        </w:rPr>
        <w:t>.</w:t>
      </w:r>
    </w:p>
    <w:p w14:paraId="73733BF7" w14:textId="7476E44B" w:rsidR="00455AFC" w:rsidRPr="000D3163" w:rsidRDefault="00455AFC" w:rsidP="00455AFC">
      <w:pPr>
        <w:ind w:left="0" w:right="0" w:firstLine="0"/>
        <w:rPr>
          <w:rFonts w:ascii="Garamond" w:hAnsi="Garamond"/>
          <w:szCs w:val="24"/>
        </w:rPr>
      </w:pP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proofErr w:type="gramStart"/>
      <w:r w:rsidRPr="000D3163">
        <w:rPr>
          <w:rFonts w:ascii="Garamond" w:hAnsi="Garamond"/>
          <w:szCs w:val="24"/>
        </w:rPr>
        <w:t>Lessee</w:t>
      </w:r>
      <w:proofErr w:type="gramEnd"/>
      <w:r w:rsidRPr="000D3163">
        <w:rPr>
          <w:rFonts w:ascii="Garamond" w:hAnsi="Garamond"/>
          <w:szCs w:val="24"/>
        </w:rPr>
        <w:t xml:space="preserve"> shall not make any additions, </w:t>
      </w:r>
      <w:proofErr w:type="gramStart"/>
      <w:r w:rsidRPr="000D3163">
        <w:rPr>
          <w:rFonts w:ascii="Garamond" w:hAnsi="Garamond"/>
          <w:szCs w:val="24"/>
        </w:rPr>
        <w:t>improvements</w:t>
      </w:r>
      <w:proofErr w:type="gramEnd"/>
      <w:r w:rsidRPr="000D3163">
        <w:rPr>
          <w:rFonts w:ascii="Garamond" w:hAnsi="Garamond"/>
          <w:szCs w:val="24"/>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w:t>
      </w:r>
      <w:proofErr w:type="gramStart"/>
      <w:r w:rsidRPr="000D3163">
        <w:rPr>
          <w:rFonts w:ascii="Garamond" w:hAnsi="Garamond"/>
          <w:szCs w:val="24"/>
        </w:rPr>
        <w:t>be commenced</w:t>
      </w:r>
      <w:proofErr w:type="gramEnd"/>
      <w:r w:rsidRPr="000D3163">
        <w:rPr>
          <w:rFonts w:ascii="Garamond" w:hAnsi="Garamond"/>
          <w:szCs w:val="24"/>
        </w:rPr>
        <w:t xml:space="preserve">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w:t>
      </w:r>
      <w:proofErr w:type="gramStart"/>
      <w:r w:rsidRPr="000D3163">
        <w:rPr>
          <w:rFonts w:ascii="Garamond" w:hAnsi="Garamond"/>
          <w:szCs w:val="24"/>
        </w:rPr>
        <w:t>state</w:t>
      </w:r>
      <w:proofErr w:type="gramEnd"/>
      <w:r w:rsidRPr="000D3163">
        <w:rPr>
          <w:rFonts w:ascii="Garamond" w:hAnsi="Garamond"/>
          <w:szCs w:val="24"/>
        </w:rPr>
        <w:t xml:space="preserv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0D3163">
        <w:rPr>
          <w:rFonts w:ascii="Garamond" w:hAnsi="Garamond"/>
          <w:szCs w:val="24"/>
        </w:rPr>
        <w:t>any and all</w:t>
      </w:r>
      <w:proofErr w:type="gramEnd"/>
      <w:r w:rsidRPr="000D3163">
        <w:rPr>
          <w:rFonts w:ascii="Garamond" w:hAnsi="Garamond"/>
          <w:szCs w:val="24"/>
        </w:rPr>
        <w:t xml:space="preserve">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0D3163">
        <w:rPr>
          <w:rFonts w:ascii="Garamond" w:hAnsi="Garamond"/>
          <w:szCs w:val="24"/>
        </w:rPr>
        <w:t>subcontractors</w:t>
      </w:r>
      <w:proofErr w:type="gramEnd"/>
      <w:r w:rsidRPr="000D3163">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D3163">
        <w:rPr>
          <w:rFonts w:ascii="Garamond" w:hAnsi="Garamond"/>
          <w:szCs w:val="24"/>
        </w:rPr>
        <w:t>i</w:t>
      </w:r>
      <w:proofErr w:type="spellEnd"/>
      <w:r w:rsidRPr="000D316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w:t>
      </w:r>
      <w:proofErr w:type="gramStart"/>
      <w:r w:rsidRPr="000D3163">
        <w:rPr>
          <w:rFonts w:ascii="Garamond" w:hAnsi="Garamond"/>
          <w:szCs w:val="24"/>
        </w:rPr>
        <w:t>gas</w:t>
      </w:r>
      <w:proofErr w:type="gramEnd"/>
      <w:r w:rsidRPr="000D3163">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w:t>
      </w:r>
      <w:r w:rsidRPr="000D3163">
        <w:rPr>
          <w:rFonts w:ascii="Garamond" w:hAnsi="Garamond"/>
          <w:szCs w:val="24"/>
        </w:rPr>
        <w:lastRenderedPageBreak/>
        <w:t xml:space="preserve">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w:t>
      </w:r>
      <w:proofErr w:type="gramStart"/>
      <w:r w:rsidRPr="000D3163">
        <w:rPr>
          <w:rFonts w:ascii="Garamond" w:hAnsi="Garamond"/>
          <w:szCs w:val="24"/>
        </w:rPr>
        <w:t>the Lessee</w:t>
      </w:r>
      <w:proofErr w:type="gramEnd"/>
      <w:r w:rsidRPr="000D3163">
        <w:rPr>
          <w:rFonts w:ascii="Garamond" w:hAnsi="Garamond"/>
          <w:szCs w:val="24"/>
        </w:rPr>
        <w:t xml:space="preserv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w:t>
      </w:r>
      <w:proofErr w:type="spellStart"/>
      <w:r w:rsidRPr="000D3163">
        <w:rPr>
          <w:rFonts w:ascii="Garamond" w:hAnsi="Garamond"/>
          <w:szCs w:val="24"/>
        </w:rPr>
        <w:t>hours notice</w:t>
      </w:r>
      <w:proofErr w:type="spellEnd"/>
      <w:r w:rsidRPr="000D3163">
        <w:rPr>
          <w:rFonts w:ascii="Garamond" w:hAnsi="Garamond"/>
          <w:szCs w:val="24"/>
        </w:rPr>
        <w:t xml:space="preserv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w:t>
      </w:r>
      <w:proofErr w:type="gramStart"/>
      <w:r w:rsidRPr="000D3163">
        <w:rPr>
          <w:rFonts w:ascii="Garamond" w:hAnsi="Garamond"/>
          <w:szCs w:val="24"/>
        </w:rPr>
        <w:t>Agreement;</w:t>
      </w:r>
      <w:proofErr w:type="gramEnd"/>
      <w:r w:rsidRPr="000D3163">
        <w:rPr>
          <w:rFonts w:ascii="Garamond" w:hAnsi="Garamond"/>
          <w:szCs w:val="24"/>
        </w:rPr>
        <w:t xml:space="preserve">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0D3163">
        <w:rPr>
          <w:rFonts w:ascii="Garamond" w:hAnsi="Garamond"/>
          <w:szCs w:val="24"/>
        </w:rPr>
        <w:t>invitees</w:t>
      </w:r>
      <w:proofErr w:type="gramEnd"/>
      <w:r w:rsidRPr="000D3163">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w:t>
      </w:r>
      <w:proofErr w:type="gramStart"/>
      <w:r w:rsidRPr="000D3163">
        <w:rPr>
          <w:rFonts w:ascii="Garamond" w:hAnsi="Garamond"/>
          <w:szCs w:val="24"/>
        </w:rPr>
        <w:t>Lessee’s</w:t>
      </w:r>
      <w:proofErr w:type="gramEnd"/>
      <w:r w:rsidRPr="000D3163">
        <w:rPr>
          <w:rFonts w:ascii="Garamond" w:hAnsi="Garamond"/>
          <w:szCs w:val="24"/>
        </w:rPr>
        <w:t xml:space="preserve"> obligation under this paragraph to indemnify and hold the Lessor </w:t>
      </w:r>
      <w:r w:rsidRPr="000D3163">
        <w:rPr>
          <w:rFonts w:ascii="Garamond" w:hAnsi="Garamond"/>
          <w:szCs w:val="24"/>
        </w:rPr>
        <w:lastRenderedPageBreak/>
        <w:t xml:space="preserve">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99FD891" w14:textId="77777777" w:rsidR="000F7F11" w:rsidRDefault="000F7F11">
      <w:pPr>
        <w:spacing w:after="0" w:line="259" w:lineRule="auto"/>
        <w:ind w:left="0" w:right="0" w:firstLine="0"/>
        <w:jc w:val="left"/>
        <w:rPr>
          <w:rFonts w:ascii="Garamond" w:hAnsi="Garamond"/>
          <w:szCs w:val="24"/>
        </w:rPr>
      </w:pPr>
    </w:p>
    <w:p w14:paraId="4A770822" w14:textId="77777777" w:rsidR="000F7F11" w:rsidRDefault="000F7F11">
      <w:pPr>
        <w:spacing w:after="0" w:line="259" w:lineRule="auto"/>
        <w:ind w:left="0" w:right="0" w:firstLine="0"/>
        <w:jc w:val="left"/>
        <w:rPr>
          <w:rFonts w:ascii="Garamond" w:hAnsi="Garamond"/>
          <w:szCs w:val="24"/>
        </w:rPr>
      </w:pPr>
    </w:p>
    <w:p w14:paraId="6DE4B8D0" w14:textId="77777777" w:rsidR="000F7F11" w:rsidRPr="000D3163" w:rsidRDefault="000F7F11">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0D3163">
        <w:rPr>
          <w:rFonts w:ascii="Garamond" w:hAnsi="Garamond"/>
          <w:szCs w:val="24"/>
        </w:rPr>
        <w:t>limiting of</w:t>
      </w:r>
      <w:proofErr w:type="gramEnd"/>
      <w:r w:rsidRPr="000D3163">
        <w:rPr>
          <w:rFonts w:ascii="Garamond" w:hAnsi="Garamond"/>
          <w:szCs w:val="24"/>
        </w:rPr>
        <w:t xml:space="preserve"> the foregoing, this indemnification shall include any and all costs incurred due to any investigation of the </w:t>
      </w:r>
      <w:proofErr w:type="gramStart"/>
      <w:r w:rsidRPr="000D3163">
        <w:rPr>
          <w:rFonts w:ascii="Garamond" w:hAnsi="Garamond"/>
          <w:szCs w:val="24"/>
        </w:rPr>
        <w:t>site</w:t>
      </w:r>
      <w:proofErr w:type="gramEnd"/>
      <w:r w:rsidRPr="000D3163">
        <w:rPr>
          <w:rFonts w:ascii="Garamond" w:hAnsi="Garamond"/>
          <w:szCs w:val="24"/>
        </w:rPr>
        <w:t xml:space="preserv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0D3163">
        <w:rPr>
          <w:rFonts w:ascii="Garamond" w:hAnsi="Garamond"/>
          <w:szCs w:val="24"/>
        </w:rPr>
        <w:t>petroleum based</w:t>
      </w:r>
      <w:proofErr w:type="gramEnd"/>
      <w:r w:rsidRPr="000D3163">
        <w:rPr>
          <w:rFonts w:ascii="Garamond" w:hAnsi="Garamond"/>
          <w:szCs w:val="24"/>
        </w:rPr>
        <w:t xml:space="preserve">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60ACCED4" w14:textId="77777777" w:rsidR="00455AFC" w:rsidRDefault="00455AFC">
      <w:pPr>
        <w:spacing w:after="0" w:line="259" w:lineRule="auto"/>
        <w:ind w:left="0" w:right="0" w:firstLine="0"/>
        <w:jc w:val="left"/>
        <w:rPr>
          <w:rFonts w:ascii="Garamond" w:hAnsi="Garamond"/>
          <w:b/>
          <w:szCs w:val="24"/>
        </w:rPr>
      </w:pPr>
    </w:p>
    <w:p w14:paraId="4AEAC114" w14:textId="77777777" w:rsidR="00455AFC" w:rsidRDefault="00455AFC">
      <w:pPr>
        <w:spacing w:after="0" w:line="259" w:lineRule="auto"/>
        <w:ind w:left="0" w:right="0" w:firstLine="0"/>
        <w:jc w:val="left"/>
        <w:rPr>
          <w:rFonts w:ascii="Garamond" w:hAnsi="Garamond"/>
          <w:b/>
          <w:szCs w:val="24"/>
        </w:rPr>
      </w:pPr>
    </w:p>
    <w:p w14:paraId="6D8F07B1" w14:textId="77777777" w:rsidR="00455AFC" w:rsidRPr="000D3163" w:rsidRDefault="00455AFC">
      <w:pPr>
        <w:spacing w:after="0" w:line="259" w:lineRule="auto"/>
        <w:ind w:left="0" w:right="0" w:firstLine="0"/>
        <w:jc w:val="left"/>
        <w:rPr>
          <w:rFonts w:ascii="Garamond" w:hAnsi="Garamond"/>
          <w:szCs w:val="24"/>
        </w:rPr>
      </w:pP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0D3163">
        <w:rPr>
          <w:rFonts w:ascii="Garamond" w:hAnsi="Garamond"/>
          <w:szCs w:val="24"/>
        </w:rPr>
        <w:t>non renewal</w:t>
      </w:r>
      <w:proofErr w:type="spellEnd"/>
      <w:proofErr w:type="gramEnd"/>
      <w:r w:rsidRPr="000D3163">
        <w:rPr>
          <w:rFonts w:ascii="Garamond" w:hAnsi="Garamond"/>
          <w:szCs w:val="24"/>
        </w:rPr>
        <w:t xml:space="preserve">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0D3163">
        <w:rPr>
          <w:rFonts w:ascii="Garamond" w:hAnsi="Garamond"/>
          <w:szCs w:val="24"/>
        </w:rPr>
        <w:t>invitees</w:t>
      </w:r>
      <w:proofErr w:type="gramEnd"/>
      <w:r w:rsidRPr="000D3163">
        <w:rPr>
          <w:rFonts w:ascii="Garamond" w:hAnsi="Garamond"/>
          <w:szCs w:val="24"/>
        </w:rPr>
        <w:t xml:space="preserve">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w:t>
      </w:r>
      <w:r w:rsidRPr="000D3163">
        <w:rPr>
          <w:rFonts w:ascii="Garamond" w:hAnsi="Garamond"/>
          <w:szCs w:val="24"/>
        </w:rPr>
        <w:lastRenderedPageBreak/>
        <w:t xml:space="preserve">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0D3163">
        <w:rPr>
          <w:rFonts w:ascii="Garamond" w:hAnsi="Garamond"/>
          <w:szCs w:val="24"/>
        </w:rPr>
        <w:t>180 day</w:t>
      </w:r>
      <w:proofErr w:type="gramEnd"/>
      <w:r w:rsidRPr="000D3163">
        <w:rPr>
          <w:rFonts w:ascii="Garamond" w:hAnsi="Garamond"/>
          <w:szCs w:val="24"/>
        </w:rPr>
        <w:t xml:space="preserve">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72159F7E" w:rsidR="00DD7F57" w:rsidRPr="000D3163" w:rsidRDefault="00827483">
      <w:pPr>
        <w:ind w:left="705" w:right="0" w:hanging="720"/>
        <w:rPr>
          <w:rFonts w:ascii="Garamond" w:hAnsi="Garamond"/>
          <w:szCs w:val="24"/>
        </w:rPr>
      </w:pPr>
      <w:del w:id="13" w:author="Alex Arceneaux" w:date="2023-06-19T16:34:00Z">
        <w:r w:rsidRPr="000D3163" w:rsidDel="00BC11FD">
          <w:rPr>
            <w:rFonts w:ascii="Garamond" w:hAnsi="Garamond"/>
            <w:szCs w:val="24"/>
          </w:rPr>
          <w:delText>d</w:delText>
        </w:r>
      </w:del>
      <w:ins w:id="14" w:author="Alex Arceneaux" w:date="2023-06-19T16:34:00Z">
        <w:r w:rsidR="00BC11FD">
          <w:rPr>
            <w:rFonts w:ascii="Garamond" w:hAnsi="Garamond"/>
            <w:szCs w:val="24"/>
          </w:rPr>
          <w:t>D</w:t>
        </w:r>
      </w:ins>
      <w:r w:rsidRPr="000D3163">
        <w:rPr>
          <w:rFonts w:ascii="Garamond" w:hAnsi="Garamond"/>
          <w:szCs w:val="24"/>
        </w:rPr>
        <w:t xml:space="preserve">. </w:t>
      </w:r>
      <w:ins w:id="15" w:author="Alex Arceneaux" w:date="2023-06-19T16:34:00Z">
        <w:r w:rsidR="00BC11FD">
          <w:rPr>
            <w:rFonts w:ascii="Garamond" w:hAnsi="Garamond"/>
            <w:szCs w:val="24"/>
          </w:rPr>
          <w:tab/>
        </w:r>
      </w:ins>
      <w:r w:rsidRPr="000D3163">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Upon the occurrence of any one or more of such events of default, at the option of Lessor, (</w:t>
      </w:r>
      <w:proofErr w:type="spellStart"/>
      <w:r w:rsidRPr="000D3163">
        <w:rPr>
          <w:rFonts w:ascii="Garamond" w:hAnsi="Garamond"/>
          <w:szCs w:val="24"/>
        </w:rPr>
        <w:t>i</w:t>
      </w:r>
      <w:proofErr w:type="spellEnd"/>
      <w:r w:rsidRPr="000D316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0D3163">
        <w:rPr>
          <w:rFonts w:ascii="Garamond" w:hAnsi="Garamond"/>
          <w:szCs w:val="24"/>
        </w:rPr>
        <w:t>means, and</w:t>
      </w:r>
      <w:proofErr w:type="gramEnd"/>
      <w:r w:rsidRPr="000D3163">
        <w:rPr>
          <w:rFonts w:ascii="Garamond" w:hAnsi="Garamond"/>
          <w:szCs w:val="24"/>
        </w:rPr>
        <w:t xml:space="preserve"> remove Lessee and Lessee’s property therefrom.  Time is of the essence with respect to all matters described in </w:t>
      </w:r>
      <w:proofErr w:type="gramStart"/>
      <w:r w:rsidRPr="000D3163">
        <w:rPr>
          <w:rFonts w:ascii="Garamond" w:hAnsi="Garamond"/>
          <w:szCs w:val="24"/>
        </w:rPr>
        <w:t>this Section</w:t>
      </w:r>
      <w:proofErr w:type="gramEnd"/>
      <w:r w:rsidRPr="000D3163">
        <w:rPr>
          <w:rFonts w:ascii="Garamond" w:hAnsi="Garamond"/>
          <w:szCs w:val="24"/>
        </w:rPr>
        <w:t xml:space="preserve"> 18.01. </w:t>
      </w:r>
    </w:p>
    <w:p w14:paraId="49778B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15960E86" w14:textId="70CF5782"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CE516D7" w14:textId="77777777" w:rsidR="001042C0" w:rsidRPr="000D3163" w:rsidRDefault="001042C0">
      <w:pPr>
        <w:spacing w:after="0" w:line="259" w:lineRule="auto"/>
        <w:ind w:left="0" w:right="0" w:firstLine="0"/>
        <w:jc w:val="left"/>
        <w:rPr>
          <w:rFonts w:ascii="Garamond" w:hAnsi="Garamond"/>
          <w:szCs w:val="24"/>
        </w:rPr>
      </w:pP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rsidP="006C0D17">
      <w:pPr>
        <w:tabs>
          <w:tab w:val="center" w:pos="3510"/>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r>
      <w:r w:rsidRPr="00455AFC">
        <w:rPr>
          <w:rFonts w:ascii="Garamond" w:hAnsi="Garamond"/>
          <w:b/>
          <w:bCs/>
          <w:szCs w:val="24"/>
        </w:rPr>
        <w:t xml:space="preserve">BELLE REALTY OF LAFAYETTE, </w:t>
      </w:r>
      <w:r w:rsidR="00A93C96" w:rsidRPr="00455AFC">
        <w:rPr>
          <w:rFonts w:ascii="Garamond" w:hAnsi="Garamond"/>
          <w:b/>
          <w:bCs/>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lastRenderedPageBreak/>
        <w:t xml:space="preserve"> </w:t>
      </w:r>
      <w:r w:rsidRPr="000D3163">
        <w:rPr>
          <w:rFonts w:ascii="Garamond" w:hAnsi="Garamond"/>
          <w:szCs w:val="24"/>
        </w:rPr>
        <w:tab/>
        <w:t xml:space="preserve"> </w:t>
      </w:r>
      <w:r w:rsidRPr="000D3163">
        <w:rPr>
          <w:rFonts w:ascii="Garamond" w:hAnsi="Garamond"/>
          <w:szCs w:val="24"/>
        </w:rPr>
        <w:tab/>
        <w:t xml:space="preserve">101 </w:t>
      </w:r>
      <w:proofErr w:type="spellStart"/>
      <w:r w:rsidRPr="000D3163">
        <w:rPr>
          <w:rFonts w:ascii="Garamond" w:hAnsi="Garamond"/>
          <w:szCs w:val="24"/>
        </w:rPr>
        <w:t>Arnould</w:t>
      </w:r>
      <w:proofErr w:type="spellEnd"/>
      <w:r w:rsidRPr="000D3163">
        <w:rPr>
          <w:rFonts w:ascii="Garamond" w:hAnsi="Garamond"/>
          <w:szCs w:val="24"/>
        </w:rPr>
        <w:t xml:space="preserve">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200E79B9" w14:textId="2BE0CB5D" w:rsidR="00DD7F57" w:rsidRPr="000D3163" w:rsidRDefault="00827483" w:rsidP="000F7F11">
      <w:pPr>
        <w:tabs>
          <w:tab w:val="left" w:pos="99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0F7F11">
        <w:rPr>
          <w:rFonts w:ascii="Garamond" w:hAnsi="Garamond"/>
          <w:szCs w:val="24"/>
        </w:rPr>
        <w:tab/>
      </w:r>
      <w:r w:rsidR="00721022" w:rsidRPr="00455AFC">
        <w:rPr>
          <w:rFonts w:ascii="Garamond" w:hAnsi="Garamond"/>
          <w:b/>
          <w:bCs/>
          <w:szCs w:val="24"/>
        </w:rPr>
        <w:t>ALLIANCE SAFETY COUNCIL</w:t>
      </w:r>
    </w:p>
    <w:p w14:paraId="09FD0870" w14:textId="24F20B2D" w:rsidR="000F7F11"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000F7F11">
        <w:rPr>
          <w:rFonts w:ascii="Garamond" w:hAnsi="Garamond"/>
          <w:szCs w:val="24"/>
        </w:rPr>
        <w:tab/>
      </w:r>
      <w:r w:rsidR="008F33C7" w:rsidRPr="000D3163">
        <w:rPr>
          <w:rFonts w:ascii="Garamond" w:hAnsi="Garamond"/>
          <w:szCs w:val="24"/>
        </w:rPr>
        <w:tab/>
      </w:r>
      <w:r w:rsidR="007F2B13">
        <w:rPr>
          <w:rFonts w:ascii="Garamond" w:hAnsi="Garamond"/>
          <w:szCs w:val="24"/>
        </w:rPr>
        <w:t>_</w:t>
      </w:r>
      <w:ins w:id="16" w:author="Alex Arceneaux" w:date="2023-06-19T16:35:00Z">
        <w:r w:rsidR="00BC11FD" w:rsidRPr="00BC11FD">
          <w:rPr>
            <w:rFonts w:ascii="Garamond" w:hAnsi="Garamond"/>
            <w:szCs w:val="24"/>
            <w:u w:val="single"/>
            <w:rPrChange w:id="17" w:author="Alex Arceneaux" w:date="2023-06-19T16:35:00Z">
              <w:rPr>
                <w:rFonts w:ascii="Garamond" w:hAnsi="Garamond"/>
                <w:szCs w:val="24"/>
              </w:rPr>
            </w:rPrChange>
          </w:rPr>
          <w:t xml:space="preserve">10099 N. </w:t>
        </w:r>
        <w:proofErr w:type="spellStart"/>
        <w:r w:rsidR="00BC11FD" w:rsidRPr="00BC11FD">
          <w:rPr>
            <w:rFonts w:ascii="Garamond" w:hAnsi="Garamond"/>
            <w:szCs w:val="24"/>
            <w:u w:val="single"/>
            <w:rPrChange w:id="18" w:author="Alex Arceneaux" w:date="2023-06-19T16:35:00Z">
              <w:rPr>
                <w:rFonts w:ascii="Garamond" w:hAnsi="Garamond"/>
                <w:szCs w:val="24"/>
              </w:rPr>
            </w:rPrChange>
          </w:rPr>
          <w:t>Reiger</w:t>
        </w:r>
        <w:proofErr w:type="spellEnd"/>
        <w:r w:rsidR="00BC11FD" w:rsidRPr="00BC11FD">
          <w:rPr>
            <w:rFonts w:ascii="Garamond" w:hAnsi="Garamond"/>
            <w:szCs w:val="24"/>
            <w:u w:val="single"/>
            <w:rPrChange w:id="19" w:author="Alex Arceneaux" w:date="2023-06-19T16:35:00Z">
              <w:rPr>
                <w:rFonts w:ascii="Garamond" w:hAnsi="Garamond"/>
                <w:szCs w:val="24"/>
              </w:rPr>
            </w:rPrChange>
          </w:rPr>
          <w:t xml:space="preserve"> Rd</w:t>
        </w:r>
        <w:r w:rsidR="00BC11FD">
          <w:rPr>
            <w:rFonts w:ascii="Garamond" w:hAnsi="Garamond"/>
            <w:szCs w:val="24"/>
          </w:rPr>
          <w:t>.</w:t>
        </w:r>
      </w:ins>
      <w:r w:rsidR="007F2B13">
        <w:rPr>
          <w:rFonts w:ascii="Garamond" w:hAnsi="Garamond"/>
          <w:szCs w:val="24"/>
        </w:rPr>
        <w:t>________________</w:t>
      </w:r>
    </w:p>
    <w:p w14:paraId="33AF3490" w14:textId="488F691C" w:rsidR="000F7F11" w:rsidRDefault="000F7F11" w:rsidP="000F7F11">
      <w:pPr>
        <w:tabs>
          <w:tab w:val="center" w:pos="720"/>
          <w:tab w:val="left" w:pos="1440"/>
          <w:tab w:val="center" w:pos="2160"/>
        </w:tabs>
        <w:ind w:left="-15" w:right="0" w:firstLine="0"/>
        <w:jc w:val="left"/>
        <w:rPr>
          <w:rFonts w:ascii="Garamond" w:hAnsi="Garamond"/>
          <w:szCs w:val="24"/>
        </w:rPr>
      </w:pPr>
      <w:r>
        <w:rPr>
          <w:rFonts w:ascii="Garamond" w:hAnsi="Garamond"/>
          <w:szCs w:val="24"/>
        </w:rPr>
        <w:tab/>
      </w:r>
      <w:r>
        <w:rPr>
          <w:rFonts w:ascii="Garamond" w:hAnsi="Garamond"/>
          <w:szCs w:val="24"/>
        </w:rPr>
        <w:tab/>
      </w:r>
      <w:r w:rsidR="007F2B13">
        <w:rPr>
          <w:rFonts w:ascii="Garamond" w:hAnsi="Garamond"/>
          <w:szCs w:val="24"/>
        </w:rPr>
        <w:t>_</w:t>
      </w:r>
      <w:ins w:id="20" w:author="Alex Arceneaux" w:date="2023-06-19T16:35:00Z">
        <w:r w:rsidR="00BC11FD" w:rsidRPr="00BC11FD">
          <w:rPr>
            <w:rFonts w:ascii="Garamond" w:hAnsi="Garamond"/>
            <w:szCs w:val="24"/>
            <w:u w:val="single"/>
            <w:rPrChange w:id="21" w:author="Alex Arceneaux" w:date="2023-06-19T16:35:00Z">
              <w:rPr>
                <w:rFonts w:ascii="Garamond" w:hAnsi="Garamond"/>
                <w:szCs w:val="24"/>
              </w:rPr>
            </w:rPrChange>
          </w:rPr>
          <w:t>Baton Rouge, LA 70809</w:t>
        </w:r>
      </w:ins>
      <w:del w:id="22" w:author="Alex Arceneaux" w:date="2023-06-19T16:35:00Z">
        <w:r w:rsidR="007F2B13" w:rsidDel="00BC11FD">
          <w:rPr>
            <w:rFonts w:ascii="Garamond" w:hAnsi="Garamond"/>
            <w:szCs w:val="24"/>
          </w:rPr>
          <w:delText>______</w:delText>
        </w:r>
      </w:del>
      <w:r w:rsidR="007F2B13">
        <w:rPr>
          <w:rFonts w:ascii="Garamond" w:hAnsi="Garamond"/>
          <w:szCs w:val="24"/>
        </w:rPr>
        <w:t>___________</w:t>
      </w:r>
    </w:p>
    <w:p w14:paraId="74FDAEC6" w14:textId="6C55D3E7" w:rsidR="00DD7F57" w:rsidRPr="000D3163"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proofErr w:type="gramStart"/>
      <w:r w:rsidRPr="000D3163">
        <w:rPr>
          <w:rFonts w:ascii="Garamond" w:hAnsi="Garamond"/>
          <w:szCs w:val="24"/>
        </w:rPr>
        <w:t>Lessor</w:t>
      </w:r>
      <w:proofErr w:type="gramEnd"/>
      <w:r w:rsidRPr="000D3163">
        <w:rPr>
          <w:rFonts w:ascii="Garamond" w:hAnsi="Garamond"/>
          <w:szCs w:val="24"/>
        </w:rPr>
        <w:t xml:space="preserve">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0D3163">
        <w:rPr>
          <w:rFonts w:ascii="Garamond" w:hAnsi="Garamond"/>
          <w:szCs w:val="24"/>
        </w:rPr>
        <w:t>agents</w:t>
      </w:r>
      <w:proofErr w:type="gramEnd"/>
      <w:r w:rsidRPr="000D3163">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0D3163">
        <w:rPr>
          <w:rFonts w:ascii="Garamond" w:hAnsi="Garamond"/>
          <w:szCs w:val="24"/>
        </w:rPr>
        <w:t>i</w:t>
      </w:r>
      <w:proofErr w:type="spellEnd"/>
      <w:r w:rsidRPr="000D3163">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0D3163">
        <w:rPr>
          <w:rFonts w:ascii="Garamond" w:hAnsi="Garamond"/>
          <w:szCs w:val="24"/>
        </w:rPr>
        <w:t>parked at all times</w:t>
      </w:r>
      <w:proofErr w:type="gramEnd"/>
      <w:r w:rsidRPr="000D3163">
        <w:rPr>
          <w:rFonts w:ascii="Garamond" w:hAnsi="Garamond"/>
          <w:szCs w:val="24"/>
        </w:rPr>
        <w:t xml:space="preserve">,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52A921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334CD3"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A45114D" w14:textId="77777777" w:rsidR="00455AFC" w:rsidRDefault="00455AFC">
      <w:pPr>
        <w:spacing w:after="0" w:line="259" w:lineRule="auto"/>
        <w:ind w:left="0" w:right="0" w:firstLine="0"/>
        <w:jc w:val="left"/>
        <w:rPr>
          <w:rFonts w:ascii="Garamond" w:hAnsi="Garamond"/>
          <w:szCs w:val="24"/>
        </w:rPr>
      </w:pPr>
    </w:p>
    <w:p w14:paraId="6E397077" w14:textId="77777777" w:rsidR="00455AFC" w:rsidRDefault="00455AFC">
      <w:pPr>
        <w:spacing w:after="0" w:line="259" w:lineRule="auto"/>
        <w:ind w:left="0" w:right="0" w:firstLine="0"/>
        <w:jc w:val="left"/>
        <w:rPr>
          <w:rFonts w:ascii="Garamond" w:hAnsi="Garamond"/>
          <w:szCs w:val="24"/>
        </w:rPr>
      </w:pPr>
    </w:p>
    <w:p w14:paraId="09D7BA99" w14:textId="77777777" w:rsidR="00455AFC" w:rsidRPr="000D3163" w:rsidRDefault="00455AFC">
      <w:pPr>
        <w:spacing w:after="0" w:line="259" w:lineRule="auto"/>
        <w:ind w:left="0" w:right="0" w:firstLine="0"/>
        <w:jc w:val="left"/>
        <w:rPr>
          <w:rFonts w:ascii="Garamond" w:hAnsi="Garamond"/>
          <w:szCs w:val="24"/>
        </w:rPr>
      </w:pP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4D6CE1" w14:textId="77777777" w:rsidR="006C0D17"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w:t>
      </w:r>
      <w:proofErr w:type="gramStart"/>
      <w:r w:rsidRPr="000D3163">
        <w:rPr>
          <w:rFonts w:ascii="Garamond" w:hAnsi="Garamond"/>
          <w:szCs w:val="24"/>
        </w:rPr>
        <w:t>herein contained</w:t>
      </w:r>
      <w:proofErr w:type="gramEnd"/>
      <w:r w:rsidRPr="000D3163">
        <w:rPr>
          <w:rFonts w:ascii="Garamond" w:hAnsi="Garamond"/>
          <w:szCs w:val="24"/>
        </w:rPr>
        <w:t xml:space="preserve">. </w:t>
      </w:r>
    </w:p>
    <w:p w14:paraId="6A45212D" w14:textId="77777777" w:rsidR="00FD2BC0" w:rsidRDefault="00FD2BC0">
      <w:pPr>
        <w:ind w:left="-5" w:right="0"/>
        <w:rPr>
          <w:rFonts w:ascii="Garamond" w:hAnsi="Garamond"/>
          <w:szCs w:val="24"/>
        </w:rPr>
      </w:pPr>
    </w:p>
    <w:p w14:paraId="070784E3" w14:textId="3F56BA9F" w:rsidR="00DD7F57" w:rsidRPr="000D3163" w:rsidRDefault="00827483">
      <w:pPr>
        <w:ind w:left="-5" w:right="0"/>
        <w:rPr>
          <w:rFonts w:ascii="Garamond" w:hAnsi="Garamond"/>
          <w:szCs w:val="24"/>
        </w:rPr>
      </w:pP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w:t>
      </w:r>
      <w:proofErr w:type="gramStart"/>
      <w:r w:rsidRPr="000D3163">
        <w:rPr>
          <w:rFonts w:ascii="Garamond" w:hAnsi="Garamond"/>
          <w:szCs w:val="24"/>
        </w:rPr>
        <w:t>all of</w:t>
      </w:r>
      <w:proofErr w:type="gramEnd"/>
      <w:r w:rsidRPr="000D3163">
        <w:rPr>
          <w:rFonts w:ascii="Garamond" w:hAnsi="Garamond"/>
          <w:szCs w:val="24"/>
        </w:rPr>
        <w:t xml:space="preserve">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w:t>
      </w:r>
      <w:proofErr w:type="gramStart"/>
      <w:r w:rsidRPr="000D3163">
        <w:rPr>
          <w:rFonts w:ascii="Garamond" w:hAnsi="Garamond"/>
          <w:szCs w:val="24"/>
        </w:rPr>
        <w:t>invalid</w:t>
      </w:r>
      <w:proofErr w:type="gramEnd"/>
      <w:r w:rsidRPr="000D3163">
        <w:rPr>
          <w:rFonts w:ascii="Garamond" w:hAnsi="Garamond"/>
          <w:szCs w:val="24"/>
        </w:rPr>
        <w:t xml:space="preserve">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w:t>
      </w:r>
      <w:r w:rsidRPr="000D3163">
        <w:rPr>
          <w:rFonts w:ascii="Garamond" w:hAnsi="Garamond"/>
          <w:szCs w:val="24"/>
        </w:rPr>
        <w:lastRenderedPageBreak/>
        <w:t xml:space="preserve">Lessor, declaratory or otherwise, arising out of this Agreement, the prevailing party shall have and recover against the other party in addition to the costs allowed by law, such sum as the court may judge to be a reasonable attorney's fee. </w:t>
      </w:r>
    </w:p>
    <w:p w14:paraId="79139E84" w14:textId="341E3049" w:rsidR="007F2B13"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0D3163">
        <w:rPr>
          <w:rFonts w:ascii="Garamond" w:hAnsi="Garamond"/>
          <w:szCs w:val="24"/>
        </w:rPr>
        <w:t>All of</w:t>
      </w:r>
      <w:proofErr w:type="gramEnd"/>
      <w:r w:rsidRPr="000D316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0D3163">
        <w:rPr>
          <w:rFonts w:ascii="Garamond" w:hAnsi="Garamond"/>
          <w:szCs w:val="24"/>
        </w:rPr>
        <w:t>replacements</w:t>
      </w:r>
      <w:proofErr w:type="gramEnd"/>
      <w:r w:rsidRPr="000D3163">
        <w:rPr>
          <w:rFonts w:ascii="Garamond" w:hAnsi="Garamond"/>
          <w:szCs w:val="24"/>
        </w:rPr>
        <w:t xml:space="preserve"> and extensions thereof.  This clause shall be self-</w:t>
      </w:r>
      <w:proofErr w:type="gramStart"/>
      <w:r w:rsidRPr="000D3163">
        <w:rPr>
          <w:rFonts w:ascii="Garamond" w:hAnsi="Garamond"/>
          <w:szCs w:val="24"/>
        </w:rPr>
        <w:t>operative</w:t>
      </w:r>
      <w:proofErr w:type="gramEnd"/>
      <w:r w:rsidRPr="000D3163">
        <w:rPr>
          <w:rFonts w:ascii="Garamond" w:hAnsi="Garamond"/>
          <w:szCs w:val="24"/>
        </w:rPr>
        <w:t xml:space="preserve"> and no further instrument of subordination need by required by any </w:t>
      </w:r>
      <w:proofErr w:type="gramStart"/>
      <w:r w:rsidRPr="000D3163">
        <w:rPr>
          <w:rFonts w:ascii="Garamond" w:hAnsi="Garamond"/>
          <w:szCs w:val="24"/>
        </w:rPr>
        <w:t>mortgagee</w:t>
      </w:r>
      <w:proofErr w:type="gramEnd"/>
      <w:r w:rsidRPr="000D3163">
        <w:rPr>
          <w:rFonts w:ascii="Garamond" w:hAnsi="Garamond"/>
          <w:szCs w:val="24"/>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0D3163">
        <w:rPr>
          <w:rFonts w:ascii="Garamond" w:hAnsi="Garamond"/>
          <w:szCs w:val="24"/>
        </w:rPr>
        <w:t>as a result of</w:t>
      </w:r>
      <w:proofErr w:type="gramEnd"/>
      <w:r w:rsidRPr="000D3163">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77777777" w:rsidR="00DD7F57" w:rsidRPr="000D3163" w:rsidRDefault="00827483">
      <w:pPr>
        <w:spacing w:after="0" w:line="259" w:lineRule="auto"/>
        <w:ind w:left="-5" w:right="0"/>
        <w:jc w:val="left"/>
        <w:rPr>
          <w:rFonts w:ascii="Garamond" w:hAnsi="Garamond"/>
          <w:szCs w:val="24"/>
        </w:rPr>
      </w:pPr>
      <w:commentRangeStart w:id="23"/>
      <w:r w:rsidRPr="000D3163">
        <w:rPr>
          <w:rFonts w:ascii="Garamond" w:hAnsi="Garamond"/>
          <w:b/>
          <w:szCs w:val="24"/>
        </w:rPr>
        <w:t xml:space="preserve">Section 33.01 – </w:t>
      </w:r>
      <w:r w:rsidRPr="000D3163">
        <w:rPr>
          <w:rFonts w:ascii="Garamond" w:hAnsi="Garamond"/>
          <w:b/>
          <w:szCs w:val="24"/>
          <w:u w:val="single" w:color="000000"/>
        </w:rPr>
        <w:t xml:space="preserve">Lien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Payment of Rent:</w:t>
      </w:r>
      <w:r w:rsidRPr="000D3163">
        <w:rPr>
          <w:rFonts w:ascii="Garamond" w:hAnsi="Garamond"/>
          <w:szCs w:val="24"/>
        </w:rPr>
        <w:t xml:space="preserve"> </w:t>
      </w:r>
      <w:commentRangeEnd w:id="23"/>
      <w:r w:rsidR="00BC11FD">
        <w:rPr>
          <w:rStyle w:val="CommentReference"/>
        </w:rPr>
        <w:commentReference w:id="23"/>
      </w:r>
    </w:p>
    <w:p w14:paraId="013F63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77777777" w:rsidR="00DD7F57" w:rsidRPr="000D3163" w:rsidRDefault="00827483">
      <w:pPr>
        <w:ind w:left="-5" w:right="0"/>
        <w:rPr>
          <w:rFonts w:ascii="Garamond" w:hAnsi="Garamond"/>
          <w:szCs w:val="24"/>
        </w:rPr>
      </w:pPr>
      <w:r w:rsidRPr="000D316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w:t>
      </w:r>
      <w:r w:rsidRPr="000D3163">
        <w:rPr>
          <w:rFonts w:ascii="Garamond" w:hAnsi="Garamond"/>
          <w:szCs w:val="24"/>
        </w:rPr>
        <w:lastRenderedPageBreak/>
        <w:t xml:space="preserve">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5541898E" w14:textId="00B5343B" w:rsidR="00FD2B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0D581AB0" w:rsidR="00DD7F57" w:rsidRPr="000D3163" w:rsidRDefault="00827483">
      <w:pPr>
        <w:ind w:left="-5" w:right="0"/>
        <w:rPr>
          <w:rFonts w:ascii="Garamond" w:hAnsi="Garamond"/>
          <w:szCs w:val="24"/>
        </w:rPr>
      </w:pPr>
      <w:r w:rsidRPr="000D3163">
        <w:rPr>
          <w:rFonts w:ascii="Garamond" w:hAnsi="Garamond"/>
          <w:szCs w:val="24"/>
        </w:rPr>
        <w:t xml:space="preserve">Lessee has paid Lessor at the </w:t>
      </w:r>
      <w:proofErr w:type="gramStart"/>
      <w:r w:rsidRPr="000D3163">
        <w:rPr>
          <w:rFonts w:ascii="Garamond" w:hAnsi="Garamond"/>
          <w:szCs w:val="24"/>
        </w:rPr>
        <w:t>execution hereof</w:t>
      </w:r>
      <w:proofErr w:type="gramEnd"/>
      <w:r w:rsidRPr="000D3163">
        <w:rPr>
          <w:rFonts w:ascii="Garamond" w:hAnsi="Garamond"/>
          <w:szCs w:val="24"/>
        </w:rPr>
        <w:t xml:space="preserve"> the sum of $</w:t>
      </w:r>
      <w:r w:rsidR="00FD2BC0">
        <w:rPr>
          <w:rFonts w:ascii="Garamond" w:hAnsi="Garamond"/>
          <w:szCs w:val="24"/>
        </w:rPr>
        <w:t>4,313.25</w:t>
      </w:r>
      <w:r w:rsidRPr="000D3163">
        <w:rPr>
          <w:rFonts w:ascii="Garamond" w:hAnsi="Garamond"/>
          <w:szCs w:val="24"/>
        </w:rPr>
        <w:t xml:space="preserve">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sidRPr="000D3163">
        <w:rPr>
          <w:rFonts w:ascii="Garamond" w:hAnsi="Garamond"/>
          <w:szCs w:val="24"/>
        </w:rPr>
        <w:t>the last</w:t>
      </w:r>
      <w:proofErr w:type="gramEnd"/>
      <w:r w:rsidRPr="000D3163">
        <w:rPr>
          <w:rFonts w:ascii="Garamond" w:hAnsi="Garamond"/>
          <w:szCs w:val="24"/>
        </w:rPr>
        <w:t xml:space="preserve">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 xml:space="preserve">Design Criteria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2296288D" w14:textId="09405380" w:rsidR="00DD7F57" w:rsidRPr="000D3163" w:rsidRDefault="00827483" w:rsidP="00416D2F">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57F991" w14:textId="5BE3CE45" w:rsidR="007F2B1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4D6D0675" w14:textId="77777777" w:rsidR="007F2B13" w:rsidRDefault="007F2B13">
      <w:pPr>
        <w:spacing w:after="160" w:line="259" w:lineRule="auto"/>
        <w:ind w:left="0" w:right="0" w:firstLine="0"/>
        <w:jc w:val="left"/>
        <w:rPr>
          <w:rFonts w:ascii="Garamond" w:hAnsi="Garamond"/>
          <w:szCs w:val="24"/>
        </w:rPr>
      </w:pPr>
      <w:r>
        <w:rPr>
          <w:rFonts w:ascii="Garamond" w:hAnsi="Garamond"/>
          <w:szCs w:val="24"/>
        </w:rPr>
        <w:br w:type="page"/>
      </w:r>
    </w:p>
    <w:p w14:paraId="4348D36D" w14:textId="77777777" w:rsidR="00DD7F57" w:rsidRPr="000D3163" w:rsidRDefault="00DD7F57">
      <w:pPr>
        <w:spacing w:after="0" w:line="259" w:lineRule="auto"/>
        <w:ind w:left="0" w:right="0" w:firstLine="0"/>
        <w:jc w:val="left"/>
        <w:rPr>
          <w:rFonts w:ascii="Garamond" w:hAnsi="Garamond"/>
          <w:szCs w:val="24"/>
        </w:rPr>
      </w:pPr>
    </w:p>
    <w:p w14:paraId="700E10DB"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3AE27232"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bookmarkStart w:id="24" w:name="_Hlk134701355"/>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416D2F">
        <w:rPr>
          <w:rFonts w:ascii="Garamond" w:hAnsi="Garamond"/>
          <w:b/>
          <w:bCs/>
          <w:szCs w:val="24"/>
        </w:rPr>
        <w:t xml:space="preserve">BELLE REALTY OF </w:t>
      </w:r>
      <w:proofErr w:type="gramStart"/>
      <w:r w:rsidRPr="00416D2F">
        <w:rPr>
          <w:rFonts w:ascii="Garamond" w:hAnsi="Garamond"/>
          <w:b/>
          <w:bCs/>
          <w:szCs w:val="24"/>
        </w:rPr>
        <w:t xml:space="preserve">LAFAYETTE,  </w:t>
      </w:r>
      <w:r w:rsidR="00FD2BC0" w:rsidRPr="00416D2F">
        <w:rPr>
          <w:rFonts w:ascii="Garamond" w:hAnsi="Garamond"/>
          <w:b/>
          <w:bCs/>
          <w:szCs w:val="24"/>
        </w:rPr>
        <w:t>LLC</w:t>
      </w:r>
      <w:proofErr w:type="gramEnd"/>
      <w:r w:rsidR="00FD2BC0" w:rsidRPr="00FD2BC0">
        <w:rPr>
          <w:rFonts w:ascii="Garamond" w:hAnsi="Garamond"/>
          <w:szCs w:val="24"/>
        </w:rPr>
        <w:t>,</w:t>
      </w:r>
    </w:p>
    <w:p w14:paraId="4472C546" w14:textId="1459B13D" w:rsidR="00DD7F57" w:rsidRPr="000D3163" w:rsidRDefault="00827483"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00FD2BC0">
        <w:rPr>
          <w:rFonts w:ascii="Garamond" w:hAnsi="Garamond"/>
          <w:szCs w:val="24"/>
        </w:rPr>
        <w:t xml:space="preserve">      </w:t>
      </w:r>
      <w:r w:rsidR="00FD2BC0">
        <w:rPr>
          <w:rFonts w:ascii="Garamond" w:hAnsi="Garamond"/>
          <w:szCs w:val="24"/>
        </w:rPr>
        <w:tab/>
      </w:r>
      <w:r w:rsidRPr="000D3163">
        <w:rPr>
          <w:rFonts w:ascii="Garamond" w:hAnsi="Garamond"/>
          <w:szCs w:val="24"/>
        </w:rPr>
        <w:t xml:space="preserve">a Louisiana limited liability </w:t>
      </w:r>
      <w:r w:rsidR="00FD2BC0" w:rsidRPr="00FD2BC0">
        <w:rPr>
          <w:rFonts w:ascii="Garamond" w:hAnsi="Garamond"/>
          <w:szCs w:val="24"/>
        </w:rPr>
        <w:t>company</w:t>
      </w:r>
    </w:p>
    <w:p w14:paraId="0206E3B4" w14:textId="09E85943"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1A9C6174"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00FD2BC0">
        <w:rPr>
          <w:rFonts w:ascii="Garamond" w:hAnsi="Garamond"/>
          <w:szCs w:val="24"/>
        </w:rPr>
        <w:t>____________</w:t>
      </w:r>
    </w:p>
    <w:p w14:paraId="324CB407" w14:textId="174B9BE3"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00FD2BC0">
        <w:rPr>
          <w:rFonts w:ascii="Garamond" w:hAnsi="Garamond"/>
          <w:szCs w:val="24"/>
        </w:rPr>
        <w:t>___________</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bookmarkEnd w:id="24"/>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bl>
    <w:p w14:paraId="1413B701" w14:textId="47FDE2DF" w:rsidR="00FD2BC0" w:rsidRPr="000D3163" w:rsidRDefault="00FD2BC0" w:rsidP="00FD2BC0">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721022">
        <w:rPr>
          <w:rFonts w:ascii="Garamond" w:hAnsi="Garamond"/>
          <w:b/>
          <w:bCs/>
          <w:szCs w:val="24"/>
        </w:rPr>
        <w:t>ALLIANCE SAFETY COUNCIL</w:t>
      </w:r>
      <w:r w:rsidRPr="00FD2BC0">
        <w:rPr>
          <w:rFonts w:ascii="Garamond" w:hAnsi="Garamond"/>
          <w:szCs w:val="24"/>
        </w:rPr>
        <w:t>,</w:t>
      </w:r>
    </w:p>
    <w:p w14:paraId="53606579" w14:textId="2B78BE80" w:rsidR="00FD2BC0" w:rsidRPr="000D3163" w:rsidRDefault="00FD2BC0"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088C8BEC" wp14:editId="12E09DC6">
                <wp:simplePos x="0" y="0"/>
                <wp:positionH relativeFrom="column">
                  <wp:posOffset>0</wp:posOffset>
                </wp:positionH>
                <wp:positionV relativeFrom="paragraph">
                  <wp:posOffset>-24231</wp:posOffset>
                </wp:positionV>
                <wp:extent cx="1829054" cy="184405"/>
                <wp:effectExtent l="0" t="0" r="0" b="0"/>
                <wp:wrapNone/>
                <wp:docPr id="1813772954" name="Group 1813772954"/>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52194846"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95005900"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xmlns:w16du="http://schemas.microsoft.com/office/word/2023/wordml/word16du">
            <w:pict>
              <v:group w14:anchorId="44B33995" id="Group 1813772954" o:spid="_x0000_s1026" style="position:absolute;margin-left:0;margin-top:-1.9pt;width:2in;height:14.5pt;z-index:-25165516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SYBjwIAAIEIAAAOAAAAZHJzL2Uyb0RvYy54bWzsVk1v2zAMvQ/YfxB8X22ndmobSXpY116G&#10;rUC7H6DK8gcgS4Kkxum/H8VErpsC3Zait+Vg0RJNPT4+UVld7gZBttzYXsl1lJ4lEeGSqbqX7Tr6&#10;dX/9pYiIdVTWVCjJ19ETt9Hl5vOn1agrvlCdEjU3BIJIW416HXXO6SqOLev4QO2Z0lzCYqPMQB28&#10;mjauDR0h+iDiRZIs41GZWhvFuLUwe7VfjDYYv2k4cz+bxnJHxDoCbA6fBp8P/hlvVrRqDdVdzw4w&#10;6AkoBtpL2HQKdUUdJY+mfxVq6JlRVjXujKkhVk3TM445QDZpcpTNjVGPGnNpq7HVE01A7RFPJ4dl&#10;P7Y3Rt/pWwNMjLoFLvDN57JrzOBHQEl2SNnTRBnfOcJgMi0WZZJnEWGwlhZZluR7TlkHxL/6jHXf&#10;3v4wDtvGL8CMGuRhnxmw72PgrqOaI7G2AgZuDelrgJ/mi7TMimwZEUkHUCv6kfNlmac+K48C3Ce2&#10;bGWBuJOoKtMs8yGnfGnFHq274Qopp9vv1u21WQeLdsFiOxlMAwp/U9uaOv+dB+lNMs5q1q0jxOEX&#10;B7Xl9wrd3FHZAOPzqpBzr6n8QRngGzzCqDHe3HOWfHAK494ZTioE/Es3PMTTvmD4PJHZKXeYnLNr&#10;lejr614In6417cNXYciW+haBv0NhXrgJ6akDYIxCm2oEdXjepfJxsFJD76CViX4AhhcXEOgQRki/&#10;DcdmtC8baDtIx1sPqn7C84fzIPO90j5e72WeJHkJQF/JffFPci+K82JZYs3Si+VFcWgBoUeUWZ7C&#10;HLaIWU1De5lX5kN1H3C8X/Yh0h9VP3OcZR7EHsb/okfRY8uHew7P7uFO9hfp/B3s+T+HzW8AAAD/&#10;/wMAUEsDBBQABgAIAAAAIQDIUMqH3AAAAAYBAAAPAAAAZHJzL2Rvd25yZXYueG1sTI9BS8NAEIXv&#10;gv9hGcFbu0lKJcRsSinqqQi2gnibJtMkNDsbstsk/feOJ73Nmze8902+mW2nRhp869hAvIxAEZeu&#10;ark28Hl8XaSgfECusHNMBm7kYVPc3+WYVW7iDxoPoVYSwj5DA00Ifaa1Lxuy6JeuJxbv7AaLQeRQ&#10;62rAScJtp5MoetIWW5aGBnvaNVReDldr4G3CabuKX8b95by7fR/X71/7mIx5fJi3z6ACzeHvGH7x&#10;BR0KYTq5K1dedQbkkWBgsRJ+cZM0lcVJhnUCusj1f/ziBwAA//8DAFBLAQItABQABgAIAAAAIQC2&#10;gziS/gAAAOEBAAATAAAAAAAAAAAAAAAAAAAAAABbQ29udGVudF9UeXBlc10ueG1sUEsBAi0AFAAG&#10;AAgAAAAhADj9If/WAAAAlAEAAAsAAAAAAAAAAAAAAAAALwEAAF9yZWxzLy5yZWxzUEsBAi0AFAAG&#10;AAgAAAAhAEmRJgGPAgAAgQgAAA4AAAAAAAAAAAAAAAAALgIAAGRycy9lMm9Eb2MueG1sUEsBAi0A&#10;FAAGAAgAAAAhAMhQyofcAAAABgEAAA8AAAAAAAAAAAAAAAAA6QQAAGRycy9kb3ducmV2LnhtbFBL&#10;BQYAAAAABAAEAPMAAADyBQAAAAA=&#10;">
                <v:shape id="Shape 36951"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w3yQAAAOMAAAAPAAAAZHJzL2Rvd25yZXYueG1sRE/NSsNA&#10;EL4LvsMyghdpN4m11NhtEaUoxYO2gtcxOybB3dmYHdP49l1B8Djf/yzXo3dqoD62gQ3k0wwUcRVs&#10;y7WB1/1msgAVBdmiC0wGfijCenV6ssTShgO/0LCTWqUQjiUaaES6UutYNeQxTkNHnLiP0HuUdPa1&#10;tj0eUrh3usiyufbYcmposKO7hqrP3bc38CQPF/Zru3HjIO9uG+/fnovh0pjzs/H2BpTQKP/iP/ej&#10;TfPzqyK/ni1mc/j9KQGgV0cAAAD//wMAUEsBAi0AFAAGAAgAAAAhANvh9svuAAAAhQEAABMAAAAA&#10;AAAAAAAAAAAAAAAAAFtDb250ZW50X1R5cGVzXS54bWxQSwECLQAUAAYACAAAACEAWvQsW78AAAAV&#10;AQAACwAAAAAAAAAAAAAAAAAfAQAAX3JlbHMvLnJlbHNQSwECLQAUAAYACAAAACEAWGM8N8kAAADj&#10;AAAADwAAAAAAAAAAAAAAAAAHAgAAZHJzL2Rvd25yZXYueG1sUEsFBgAAAAADAAMAtwAAAP0CAAAA&#10;AA==&#10;" path="m,l1829054,r,9144l,9144,,e" fillcolor="black" stroked="f" strokeweight="0">
                  <v:stroke miterlimit="83231f" joinstyle="miter"/>
                  <v:path arrowok="t" textboxrect="0,0,1829054,9144"/>
                </v:shape>
                <v:shape id="Shape 36952"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SmxQAAAOIAAAAPAAAAZHJzL2Rvd25yZXYueG1sRE9Na8JA&#10;EL0L/Q/LFHrTXauGJnWVIi2IN20vvQ3ZMYnNzobsqvHfdw6Cx8f7Xq4H36oL9bEJbGE6MaCIy+Aa&#10;riz8fH+N30DFhOywDUwWbhRhvXoaLbFw4cp7uhxSpSSEY4EW6pS6QutY1uQxTkJHLNwx9B6TwL7S&#10;rserhPtWvxqTaY8NS0ONHW1qKv8OZ29htqcTfc53x2yKs8zt8t+Tu3XWvjwPH++gEg3pIb67t07m&#10;5wtjFrmRE3JJMOjVPwAAAP//AwBQSwECLQAUAAYACAAAACEA2+H2y+4AAACFAQAAEwAAAAAAAAAA&#10;AAAAAAAAAAAAW0NvbnRlbnRfVHlwZXNdLnhtbFBLAQItABQABgAIAAAAIQBa9CxbvwAAABUBAAAL&#10;AAAAAAAAAAAAAAAAAB8BAABfcmVscy8ucmVsc1BLAQItABQABgAIAAAAIQBH9vSmxQAAAOIAAAAP&#10;AAAAAAAAAAAAAAAAAAcCAABkcnMvZG93bnJldi54bWxQSwUGAAAAAAMAAwC3AAAA+Q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Pr>
          <w:rFonts w:ascii="Garamond" w:hAnsi="Garamond"/>
          <w:szCs w:val="24"/>
        </w:rPr>
        <w:t xml:space="preserve">      </w:t>
      </w:r>
      <w:r>
        <w:rPr>
          <w:rFonts w:ascii="Garamond" w:hAnsi="Garamond"/>
          <w:szCs w:val="24"/>
        </w:rPr>
        <w:tab/>
      </w:r>
      <w:r w:rsidRPr="000D3163">
        <w:rPr>
          <w:rFonts w:ascii="Garamond" w:hAnsi="Garamond"/>
          <w:szCs w:val="24"/>
        </w:rPr>
        <w:t xml:space="preserve">a </w:t>
      </w:r>
      <w:r w:rsidR="007F2B13">
        <w:rPr>
          <w:rFonts w:ascii="Garamond" w:hAnsi="Garamond"/>
          <w:szCs w:val="24"/>
        </w:rPr>
        <w:t>_____________________</w:t>
      </w:r>
    </w:p>
    <w:p w14:paraId="3421B111" w14:textId="77777777" w:rsidR="00FD2BC0" w:rsidRPr="000D3163" w:rsidRDefault="00FD2BC0" w:rsidP="00FD2BC0">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0B92B86A"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B968D1"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1F6D724" w14:textId="77777777" w:rsidR="00FD2BC0" w:rsidRPr="000D3163" w:rsidRDefault="00FD2BC0" w:rsidP="00FD2BC0">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4E1181E1" wp14:editId="10B0837C">
                <wp:extent cx="1829054" cy="7620"/>
                <wp:effectExtent l="0" t="0" r="0" b="0"/>
                <wp:docPr id="2136362984" name="Group 213636298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073943153"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du="http://schemas.microsoft.com/office/word/2023/wordml/word16du">
            <w:pict>
              <v:group w14:anchorId="26047751" id="Group 213636298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o8PwIAAIgFAAAOAAAAZHJzL2Uyb0RvYy54bWykVMlu2zAQvRfoPxC815L3WLCcQ9P4UrQB&#10;kn4ATVELwA0kbdl/3+HYkhUHCApXB2pIPg7nvRnO+vGoJDkI5xujczoepZQIzU3R6Cqnf96evz1Q&#10;4gPTBZNGi5yehKePm69f1q3NxMTURhbCEXCifdbanNYh2CxJPK+FYn5krNCwWRqnWICpq5LCsRa8&#10;K5lM0nSRtMYV1hkuvIfVp/Mm3aD/shQ8/C5LLwKROYXYAo4Ox10ck82aZZVjtm74JQx2RxSKNRou&#10;7V09scDI3jUfXKmGO+NNGUbcqMSUZcMFcgA24/SGzdaZvUUuVdZWtpcJpL3R6W63/Ndh6+yrfXGg&#10;RGsr0AJnkcuxdCr+IUpyRMlOvWTiGAiHxfHDZJXOZ5Rw2FsuJhdFeQ2yfzjE6x+fHUu6K5N3gbQW&#10;SsNf2fv/Y/9aMytQVJ8B+xdHmgJ4pMvpajYdz6eUaKagUhFHpovVfB6rJEYB8F4pn3kQ7S6ZVuPZ&#10;LLrs+bKM733YCoNys8NPH851WXQWqzuLH3VnOqjuT+vashDPxSCjSdpBvuqcYhxxU5mDeDMICzdJ&#10;gxivu1IPUX3qu6oAbIfo/hb9DZED8h2o+5/B8ErB4T/CsNz6e8GIPFHZnjssDtX1RjbFcyNlpOtd&#10;tfsuHTmw2B7wuyTmHUzqKB0Exhm0qFKygG9dm+gHM6WaAG1MNgoUnizB0cWN1PEagY3onDao7a50&#10;orUzxQnfHq5DmUPwsfrhuSONS2uK/WQ4R9S1gW7+AgAA//8DAFBLAwQUAAYACAAAACEA5cI9ptkA&#10;AAADAQAADwAAAGRycy9kb3ducmV2LnhtbEyPQUvDQBCF74L/YZmCN7tJRAlpNqUU9VQEW0G8TZNp&#10;EpqdDdltkv57Ry96GXi8x5vv5evZdmqkwbeODcTLCBRx6aqWawMfh5f7FJQPyBV2jsnAlTysi9ub&#10;HLPKTfxO4z7USkrYZ2igCaHPtPZlQxb90vXE4p3cYDGIHGpdDThJue10EkVP2mLL8qHBnrYNlef9&#10;xRp4nXDaPMTP4+582l6/Do9vn7uYjLlbzJsVqEBz+AvDD76gQyFMR3fhyqvOgAwJv1e8JE1FHiWU&#10;gC5y/Z+9+AYAAP//AwBQSwECLQAUAAYACAAAACEAtoM4kv4AAADhAQAAEwAAAAAAAAAAAAAAAAAA&#10;AAAAW0NvbnRlbnRfVHlwZXNdLnhtbFBLAQItABQABgAIAAAAIQA4/SH/1gAAAJQBAAALAAAAAAAA&#10;AAAAAAAAAC8BAABfcmVscy8ucmVsc1BLAQItABQABgAIAAAAIQDYJ6o8PwIAAIgFAAAOAAAAAAAA&#10;AAAAAAAAAC4CAABkcnMvZTJvRG9jLnhtbFBLAQItABQABgAIAAAAIQDlwj2m2QAAAAMBAAAPAAAA&#10;AAAAAAAAAAAAAJkEAABkcnMvZG93bnJldi54bWxQSwUGAAAAAAQABADzAAAAnwUAAAAA&#10;">
                <v:shape id="Shape 36955"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VWyQAAAOMAAAAPAAAAZHJzL2Rvd25yZXYueG1sRE9LS8NA&#10;EL4L/odlCl6k3bTxUWO3RZSiFA+2FryO2WkS3J2N2TGN/94VBI/zvWexGrxTPXWxCWxgOslAEZfB&#10;NlwZ2L+ux3NQUZAtusBk4JsirJanJwssbDjylvqdVCqFcCzQQC3SFlrHsiaPcRJa4sQdQudR0tlV&#10;2nZ4TOHe6VmWXWmPDaeGGlu6r6n82H15A8/yeG4/N2s39PLuNvHh7WXW58acjYa7W1BCg/yL/9xP&#10;Ns3PrvObi3x6mcPvTwkAvfwBAAD//wMAUEsBAi0AFAAGAAgAAAAhANvh9svuAAAAhQEAABMAAAAA&#10;AAAAAAAAAAAAAAAAAFtDb250ZW50X1R5cGVzXS54bWxQSwECLQAUAAYACAAAACEAWvQsW78AAAAV&#10;AQAACwAAAAAAAAAAAAAAAAAfAQAAX3JlbHMvLnJlbHNQSwECLQAUAAYACAAAACEABruFVskAAADj&#10;AAAADwAAAAAAAAAAAAAAAAAHAgAAZHJzL2Rvd25yZXYueG1sUEsFBgAAAAADAAMAtwAAAP0CAAAA&#10;AA==&#10;" path="m,l1829054,r,9144l,9144,,e" fillcolor="black" stroked="f" strokeweight="0">
                  <v:stroke miterlimit="83231f" joinstyle="miter"/>
                  <v:path arrowok="t" textboxrect="0,0,1829054,9144"/>
                </v:shape>
                <w10:anchorlock/>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55A86947" w14:textId="77777777" w:rsidR="00FD2BC0" w:rsidRPr="000D3163" w:rsidRDefault="00FD2BC0" w:rsidP="00FD2BC0">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2336" behindDoc="1" locked="0" layoutInCell="1" allowOverlap="1" wp14:anchorId="5EB0F15B" wp14:editId="45280A92">
                <wp:simplePos x="0" y="0"/>
                <wp:positionH relativeFrom="column">
                  <wp:posOffset>0</wp:posOffset>
                </wp:positionH>
                <wp:positionV relativeFrom="paragraph">
                  <wp:posOffset>-24230</wp:posOffset>
                </wp:positionV>
                <wp:extent cx="1829054" cy="184403"/>
                <wp:effectExtent l="0" t="0" r="0" b="0"/>
                <wp:wrapNone/>
                <wp:docPr id="1129957236" name="Group 112995723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424915129"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795574467"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xmlns:w16du="http://schemas.microsoft.com/office/word/2023/wordml/word16du">
            <w:pict>
              <v:group w14:anchorId="5F6CCC2E" id="Group 1129957236" o:spid="_x0000_s1026" style="position:absolute;margin-left:0;margin-top:-1.9pt;width:2in;height:14.5pt;z-index:-25165414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i6kgIAAIEIAAAOAAAAZHJzL2Uyb0RvYy54bWzsVs1O3DAQvlfqO1i5l2yWZPMjdjmUwqVq&#10;kaAPYBznR3Jsyzab5e07nqxDAIm2IG7dQzy2x+OZb74Z79n5YRBkz43tldxGyckqIlwyVfey3Ua/&#10;bi+/FBGxjsqaCiX5NnrgNjrfff50NuqKr1WnRM0NASPSVqPeRp1zuopjyzo+UHuiNJew2SgzUAdT&#10;08a1oSNYH0S8Xq028ahMrY1i3FpYvZg2ox3abxrO3M+msdwRsY3AN4dfg987/413Z7RqDdVdz45u&#10;0Dd4MdBewqWzqQvqKLk3/QtTQ8+MsqpxJ0wNsWqannGMAaJJVs+iuTLqXmMsbTW2eoYJoH2G05vN&#10;sh/7K6Nv9LUBJEbdAhY487EcGjP4EbwkB4TsYYaMHxxhsJgU63KVpRFhsJcUabo6nTBlHQD/4hjr&#10;vr1+MA7Xxk+cGTXQwz4iYN+HwE1HNUdgbQUIXBvS1+B+uk7LJEvWZUQkHYCtqEdON2WW+6i8F6A+&#10;o2UrC8C9CaoySVNvco6XVuzeuiuuEHK6/27dxM06SLQLEjvIIBpg+Kvc1tT5c95JL5JxkbNuG6Ef&#10;fnNQe36rUM09Sxv4+Lgr5FJrTn9gBugGjTBqtLfUXAQflMI4KUOlgsG/VMMinu8FwceJyM6xw+IS&#10;XatEX1/2QvhwrWnvvgpD9tS3CPwdE/NETUgPHTjGKLSpRlCH9S6Vt4OZGnoHrUz0AyC8zsHQ0YyQ&#10;/hqOzWhKG3A7UMdLd6p+wPrDdaD5xLQP53teZlmeppv8Jd2Lf6J7UZwWGyga3wLyTV4gsyHkY6mX&#10;aZYU2dQiFjkN7WWZmQ/lffDj/bQPlv7I+oXiIvJA9jD+Jz2SHls+vHNYu8c32T+kyznIy38Ou98A&#10;AAD//wMAUEsDBBQABgAIAAAAIQDIUMqH3AAAAAYBAAAPAAAAZHJzL2Rvd25yZXYueG1sTI9BS8NA&#10;EIXvgv9hGcFbu0lKJcRsSinqqQi2gnibJtMkNDsbstsk/feOJ73Nmze8902+mW2nRhp869hAvIxA&#10;EZeuark28Hl8XaSgfECusHNMBm7kYVPc3+WYVW7iDxoPoVYSwj5DA00Ifaa1Lxuy6JeuJxbv7AaL&#10;QeRQ62rAScJtp5MoetIWW5aGBnvaNVReDldr4G3CabuKX8b95by7fR/X71/7mIx5fJi3z6ACzeHv&#10;GH7xBR0KYTq5K1dedQbkkWBgsRJ+cZM0lcVJhnUCusj1f/ziBwAA//8DAFBLAQItABQABgAIAAAA&#10;IQC2gziS/gAAAOEBAAATAAAAAAAAAAAAAAAAAAAAAABbQ29udGVudF9UeXBlc10ueG1sUEsBAi0A&#10;FAAGAAgAAAAhADj9If/WAAAAlAEAAAsAAAAAAAAAAAAAAAAALwEAAF9yZWxzLy5yZWxzUEsBAi0A&#10;FAAGAAgAAAAhAAkxuLqSAgAAgQgAAA4AAAAAAAAAAAAAAAAALgIAAGRycy9lMm9Eb2MueG1sUEsB&#10;Ai0AFAAGAAgAAAAhAMhQyofcAAAABgEAAA8AAAAAAAAAAAAAAAAA7AQAAGRycy9kb3ducmV2Lnht&#10;bFBLBQYAAAAABAAEAPMAAAD1BQAAAAA=&#10;">
                <v:shape id="Shape 36957"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sIyQAAAOMAAAAPAAAAZHJzL2Rvd25yZXYueG1sRE/NSsNA&#10;EL4LvsMyghexm8RWbOy2iFKU4qFWoddpdkyCu7MxO6bx7V1B8Djf/yxWo3dqoD62gQ3kkwwUcRVs&#10;y7WBt9f15Q2oKMgWXWAy8E0RVsvTkwWWNhz5hYad1CqFcCzRQCPSlVrHqiGPcRI64sS9h96jpLOv&#10;te3xmMK900WWXWuPLaeGBju6b6j62H15A8/yeGE/N2s3DnJwm/iw3xbDlTHnZ+PdLSihUf7Ff+4n&#10;m+ZPi+k8n+XFHH5/SgDo5Q8AAAD//wMAUEsBAi0AFAAGAAgAAAAhANvh9svuAAAAhQEAABMAAAAA&#10;AAAAAAAAAAAAAAAAAFtDb250ZW50X1R5cGVzXS54bWxQSwECLQAUAAYACAAAACEAWvQsW78AAAAV&#10;AQAACwAAAAAAAAAAAAAAAAAfAQAAX3JlbHMvLnJlbHNQSwECLQAUAAYACAAAACEAXDArCMkAAADj&#10;AAAADwAAAAAAAAAAAAAAAAAHAgAAZHJzL2Rvd25yZXYueG1sUEsFBgAAAAADAAMAtwAAAP0CAAAA&#10;AA==&#10;" path="m,l1829054,r,9144l,9144,,e" fillcolor="black" stroked="f" strokeweight="0">
                  <v:stroke miterlimit="83231f" joinstyle="miter"/>
                  <v:path arrowok="t" textboxrect="0,0,1829054,9144"/>
                </v:shape>
                <v:shape id="Shape 36958"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zxyAAAAOIAAAAPAAAAZHJzL2Rvd25yZXYueG1sRI9Bi8Iw&#10;FITvC/6H8ARva6rWVqtRFlFYvOl68fZonm21eSlNVuu/3wjCHoeZ+YZZrjtTizu1rrKsYDSMQBDn&#10;VldcKDj97D5nIJxH1lhbJgVPcrBe9T6WmGn74APdj74QAcIuQwWl900mpctLMuiGtiEO3sW2Bn2Q&#10;bSF1i48AN7UcR1EiDVYcFkpsaFNSfjv+GgWTA11pG+8vyQgnid7Pz1f9bJQa9LuvBQhPnf8Pv9vf&#10;WkE6n07TOE5SeF0Kd0Cu/gAAAP//AwBQSwECLQAUAAYACAAAACEA2+H2y+4AAACFAQAAEwAAAAAA&#10;AAAAAAAAAAAAAAAAW0NvbnRlbnRfVHlwZXNdLnhtbFBLAQItABQABgAIAAAAIQBa9CxbvwAAABUB&#10;AAALAAAAAAAAAAAAAAAAAB8BAABfcmVscy8ucmVsc1BLAQItABQABgAIAAAAIQCK4vzxyAAAAOIA&#10;AAAPAAAAAAAAAAAAAAAAAAcCAABkcnMvZG93bnJldi54bWxQSwUGAAAAAAMAAwC3AAAA/A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w:t>
      </w:r>
      <w:r>
        <w:rPr>
          <w:rFonts w:ascii="Garamond" w:hAnsi="Garamond"/>
          <w:szCs w:val="24"/>
        </w:rPr>
        <w:t>____________</w:t>
      </w:r>
    </w:p>
    <w:p w14:paraId="38DBA388" w14:textId="77777777" w:rsidR="00FD2BC0" w:rsidRPr="000D3163" w:rsidRDefault="00FD2BC0" w:rsidP="00FD2BC0">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____________________</w:t>
      </w:r>
      <w:r>
        <w:rPr>
          <w:rFonts w:ascii="Garamond" w:hAnsi="Garamond"/>
          <w:szCs w:val="24"/>
        </w:rPr>
        <w:t>___________</w:t>
      </w:r>
    </w:p>
    <w:p w14:paraId="5D1D70F8"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3CEC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9FBB3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EDD5B63" w14:textId="77777777" w:rsidR="00FD2BC0" w:rsidRPr="000D3163" w:rsidRDefault="00FD2BC0" w:rsidP="00FD2BC0">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5D079FDB" w14:textId="77777777" w:rsidR="00FD2BC0" w:rsidRPr="000D3163" w:rsidRDefault="00FD2BC0" w:rsidP="00FD2BC0">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44F75BE9" w14:textId="675F6FBD"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534E9753"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proofErr w:type="gramStart"/>
      <w:r w:rsidRPr="000D3163">
        <w:rPr>
          <w:rFonts w:ascii="Garamond" w:hAnsi="Garamond"/>
          <w:b/>
          <w:szCs w:val="24"/>
        </w:rPr>
        <w:t>SCHEDULE  A</w:t>
      </w:r>
      <w:proofErr w:type="gramEnd"/>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lastRenderedPageBreak/>
        <w:t xml:space="preserve">SHOWING PREMISES LEASED </w:t>
      </w:r>
    </w:p>
    <w:p w14:paraId="1618D314" w14:textId="77777777" w:rsidR="00DD7F57" w:rsidRPr="000D3163" w:rsidRDefault="00827483">
      <w:pPr>
        <w:spacing w:after="0" w:line="259" w:lineRule="auto"/>
        <w:ind w:left="0" w:right="1207" w:firstLine="0"/>
        <w:jc w:val="right"/>
        <w:rPr>
          <w:rFonts w:ascii="Garamond" w:hAnsi="Garamond"/>
          <w:szCs w:val="24"/>
        </w:rPr>
      </w:pPr>
      <w:r w:rsidRPr="000D3163">
        <w:rPr>
          <w:rFonts w:ascii="Garamond" w:hAnsi="Garamond"/>
          <w:noProof/>
          <w:szCs w:val="24"/>
        </w:rPr>
        <w:drawing>
          <wp:inline distT="0" distB="0" distL="0" distR="0" wp14:anchorId="3B8BF395" wp14:editId="02E24A52">
            <wp:extent cx="4336204" cy="6504306"/>
            <wp:effectExtent l="0" t="0" r="762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6204" cy="6504306"/>
                    </a:xfrm>
                    <a:prstGeom prst="rect">
                      <a:avLst/>
                    </a:prstGeom>
                  </pic:spPr>
                </pic:pic>
              </a:graphicData>
            </a:graphic>
          </wp:inline>
        </w:drawing>
      </w:r>
      <w:r w:rsidRPr="000D3163">
        <w:rPr>
          <w:rFonts w:ascii="Garamond" w:hAnsi="Garamond"/>
          <w:b/>
          <w:szCs w:val="24"/>
        </w:rPr>
        <w:t xml:space="preserve"> </w:t>
      </w:r>
    </w:p>
    <w:p w14:paraId="43DC8897" w14:textId="77777777"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4B4E1CFE" w14:textId="77777777" w:rsidR="00FD2BC0" w:rsidRDefault="00FD2BC0">
      <w:pPr>
        <w:spacing w:after="160" w:line="259" w:lineRule="auto"/>
        <w:ind w:left="0" w:right="0" w:firstLine="0"/>
        <w:jc w:val="left"/>
        <w:rPr>
          <w:rFonts w:ascii="Garamond" w:hAnsi="Garamond"/>
          <w:szCs w:val="24"/>
        </w:rPr>
      </w:pPr>
    </w:p>
    <w:p w14:paraId="397D3185" w14:textId="45A5B710" w:rsidR="00FD2BC0" w:rsidRDefault="00FD2BC0" w:rsidP="007F2B13">
      <w:pPr>
        <w:spacing w:after="160" w:line="259" w:lineRule="auto"/>
        <w:ind w:left="0" w:right="0" w:firstLine="0"/>
        <w:jc w:val="center"/>
        <w:rPr>
          <w:rFonts w:ascii="Garamond" w:hAnsi="Garamond"/>
          <w:szCs w:val="24"/>
        </w:rPr>
      </w:pPr>
      <w:r w:rsidRPr="00FD2BC0">
        <w:rPr>
          <w:rFonts w:ascii="Garamond" w:hAnsi="Garamond"/>
          <w:noProof/>
          <w:szCs w:val="24"/>
        </w:rPr>
        <w:drawing>
          <wp:inline distT="0" distB="0" distL="0" distR="0" wp14:anchorId="16611AE4" wp14:editId="15264D97">
            <wp:extent cx="3467100" cy="6255077"/>
            <wp:effectExtent l="0" t="0" r="0" b="0"/>
            <wp:docPr id="18532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8895" cy="6258315"/>
                    </a:xfrm>
                    <a:prstGeom prst="rect">
                      <a:avLst/>
                    </a:prstGeom>
                    <a:noFill/>
                    <a:ln>
                      <a:noFill/>
                    </a:ln>
                  </pic:spPr>
                </pic:pic>
              </a:graphicData>
            </a:graphic>
          </wp:inline>
        </w:drawing>
      </w:r>
    </w:p>
    <w:p w14:paraId="718BC391" w14:textId="77777777" w:rsidR="00FD2BC0" w:rsidRDefault="00FD2BC0">
      <w:pPr>
        <w:spacing w:after="160" w:line="259" w:lineRule="auto"/>
        <w:ind w:left="0" w:right="0" w:firstLine="0"/>
        <w:jc w:val="left"/>
        <w:rPr>
          <w:rFonts w:ascii="Garamond" w:hAnsi="Garamond"/>
          <w:szCs w:val="24"/>
        </w:rPr>
      </w:pPr>
    </w:p>
    <w:p w14:paraId="6CBFE8A9" w14:textId="77777777" w:rsidR="00FD2BC0" w:rsidRDefault="00FD2BC0">
      <w:pPr>
        <w:spacing w:after="160" w:line="259" w:lineRule="auto"/>
        <w:ind w:left="0" w:right="0" w:firstLine="0"/>
        <w:jc w:val="left"/>
        <w:rPr>
          <w:rFonts w:ascii="Garamond" w:hAnsi="Garamond"/>
          <w:b/>
          <w:szCs w:val="24"/>
        </w:rPr>
      </w:pPr>
    </w:p>
    <w:p w14:paraId="51666761" w14:textId="6FFFD007" w:rsidR="00DD7F57" w:rsidRPr="000D3163" w:rsidRDefault="00827483">
      <w:pPr>
        <w:pStyle w:val="Heading1"/>
        <w:ind w:right="10"/>
        <w:rPr>
          <w:rFonts w:ascii="Garamond" w:hAnsi="Garamond"/>
          <w:szCs w:val="24"/>
        </w:rPr>
      </w:pPr>
      <w:r w:rsidRPr="000D3163">
        <w:rPr>
          <w:rFonts w:ascii="Garamond" w:hAnsi="Garamond"/>
          <w:szCs w:val="24"/>
        </w:rPr>
        <w:lastRenderedPageBreak/>
        <w:t xml:space="preserve"> SCHEDULE   B</w:t>
      </w:r>
    </w:p>
    <w:p w14:paraId="6098C82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04391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247138" w14:textId="77777777" w:rsidR="00DD7F57" w:rsidRPr="000D3163" w:rsidRDefault="00827483">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601821F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13"/>
                    <a:stretch>
                      <a:fillRect/>
                    </a:stretch>
                  </pic:blipFill>
                  <pic:spPr>
                    <a:xfrm>
                      <a:off x="0" y="0"/>
                      <a:ext cx="4458335" cy="6195695"/>
                    </a:xfrm>
                    <a:prstGeom prst="rect">
                      <a:avLst/>
                    </a:prstGeom>
                  </pic:spPr>
                </pic:pic>
              </a:graphicData>
            </a:graphic>
          </wp:inline>
        </w:drawing>
      </w:r>
    </w:p>
    <w:p w14:paraId="023AE420"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SCHEDULE C</w:t>
      </w:r>
    </w:p>
    <w:p w14:paraId="284E54FA" w14:textId="77777777" w:rsidR="00DD7F57" w:rsidRPr="000D3163" w:rsidRDefault="00827483">
      <w:pPr>
        <w:spacing w:after="24" w:line="259" w:lineRule="auto"/>
        <w:ind w:left="0" w:right="0" w:firstLine="0"/>
        <w:jc w:val="left"/>
        <w:rPr>
          <w:rFonts w:ascii="Garamond" w:hAnsi="Garamond"/>
          <w:szCs w:val="24"/>
        </w:rPr>
      </w:pPr>
      <w:r w:rsidRPr="000D3163">
        <w:rPr>
          <w:rFonts w:ascii="Garamond" w:hAnsi="Garamond"/>
          <w:szCs w:val="24"/>
        </w:rPr>
        <w:t xml:space="preserve"> </w:t>
      </w:r>
    </w:p>
    <w:p w14:paraId="601EBAE2"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t xml:space="preserve">THE BOULEVARD SHOPPING CENTER PROPERTY RULES AND REGULATIONS </w:t>
      </w:r>
    </w:p>
    <w:p w14:paraId="5CF57879" w14:textId="77777777" w:rsidR="00DD7F57" w:rsidRPr="000D3163" w:rsidRDefault="00827483">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4F12B2FC" w14:textId="3EA6D549"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w:t>
      </w:r>
      <w:proofErr w:type="gramStart"/>
      <w:r w:rsidRPr="000D3163">
        <w:rPr>
          <w:rFonts w:ascii="Garamond" w:hAnsi="Garamond"/>
          <w:szCs w:val="24"/>
        </w:rPr>
        <w:t>Lessor, and</w:t>
      </w:r>
      <w:proofErr w:type="gramEnd"/>
      <w:r w:rsidRPr="000D3163">
        <w:rPr>
          <w:rFonts w:ascii="Garamond" w:hAnsi="Garamond"/>
          <w:szCs w:val="24"/>
        </w:rPr>
        <w:t xml:space="preserve">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sidRPr="000D3163">
        <w:rPr>
          <w:rFonts w:ascii="Garamond" w:hAnsi="Garamond"/>
          <w:szCs w:val="24"/>
        </w:rPr>
        <w:t>antenna so</w:t>
      </w:r>
      <w:proofErr w:type="gramEnd"/>
      <w:r w:rsidRPr="000D3163">
        <w:rPr>
          <w:rFonts w:ascii="Garamond" w:hAnsi="Garamond"/>
          <w:szCs w:val="24"/>
        </w:rPr>
        <w:t xml:space="preserve">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w:t>
      </w:r>
      <w:proofErr w:type="gramStart"/>
      <w:r w:rsidRPr="000D3163">
        <w:rPr>
          <w:rFonts w:ascii="Garamond" w:hAnsi="Garamond"/>
          <w:szCs w:val="24"/>
        </w:rPr>
        <w:t>loud speakers</w:t>
      </w:r>
      <w:proofErr w:type="gramEnd"/>
      <w:r w:rsidRPr="000D3163">
        <w:rPr>
          <w:rFonts w:ascii="Garamond" w:hAnsi="Garamond"/>
          <w:szCs w:val="24"/>
        </w:rPr>
        <w:t xml:space="preserve">,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0D3163">
        <w:rPr>
          <w:rFonts w:ascii="Garamond" w:hAnsi="Garamond"/>
          <w:szCs w:val="24"/>
        </w:rPr>
        <w:t>customers</w:t>
      </w:r>
      <w:proofErr w:type="gramEnd"/>
      <w:r w:rsidRPr="000D3163">
        <w:rPr>
          <w:rFonts w:ascii="Garamond" w:hAnsi="Garamond"/>
          <w:szCs w:val="24"/>
        </w:rPr>
        <w:t xml:space="preserve">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w:t>
      </w:r>
      <w:proofErr w:type="gramStart"/>
      <w:r w:rsidRPr="000D3163">
        <w:rPr>
          <w:rFonts w:ascii="Garamond" w:hAnsi="Garamond"/>
          <w:szCs w:val="24"/>
        </w:rPr>
        <w:t>display</w:t>
      </w:r>
      <w:proofErr w:type="gramEnd"/>
      <w:r w:rsidRPr="000D3163">
        <w:rPr>
          <w:rFonts w:ascii="Garamond" w:hAnsi="Garamond"/>
          <w:szCs w:val="24"/>
        </w:rPr>
        <w:t xml:space="preserve">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sidRPr="000D3163">
        <w:rPr>
          <w:rFonts w:ascii="Garamond" w:hAnsi="Garamond"/>
          <w:szCs w:val="24"/>
        </w:rPr>
        <w:t>herein</w:t>
      </w:r>
      <w:proofErr w:type="gramEnd"/>
      <w:r w:rsidRPr="000D3163">
        <w:rPr>
          <w:rFonts w:ascii="Garamond" w:hAnsi="Garamond"/>
          <w:szCs w:val="24"/>
        </w:rPr>
        <w:t xml:space="preserve"> to terminate this Agreement.  Notwithstanding anything contained herein to the contrary, the Lessee shall not be obligated to be open for business on the following holidays: New Years Day, Mardi Gras Day, Easter Sunday, Thanksgiving </w:t>
      </w:r>
      <w:proofErr w:type="gramStart"/>
      <w:r w:rsidRPr="000D3163">
        <w:rPr>
          <w:rFonts w:ascii="Garamond" w:hAnsi="Garamond"/>
          <w:szCs w:val="24"/>
        </w:rPr>
        <w:t>Day</w:t>
      </w:r>
      <w:proofErr w:type="gramEnd"/>
      <w:r w:rsidRPr="000D3163">
        <w:rPr>
          <w:rFonts w:ascii="Garamond" w:hAnsi="Garamond"/>
          <w:szCs w:val="24"/>
        </w:rPr>
        <w:t xml:space="preserve">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w:t>
      </w:r>
      <w:proofErr w:type="gramStart"/>
      <w:r w:rsidRPr="000D3163">
        <w:rPr>
          <w:rFonts w:ascii="Garamond" w:hAnsi="Garamond"/>
          <w:szCs w:val="24"/>
        </w:rPr>
        <w:t>Premises</w:t>
      </w:r>
      <w:proofErr w:type="gramEnd"/>
      <w:r w:rsidRPr="000D316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w:t>
      </w:r>
      <w:proofErr w:type="gramStart"/>
      <w:r w:rsidRPr="000D3163">
        <w:rPr>
          <w:rFonts w:ascii="Garamond" w:hAnsi="Garamond"/>
          <w:szCs w:val="24"/>
        </w:rPr>
        <w:t>customers</w:t>
      </w:r>
      <w:proofErr w:type="gramEnd"/>
      <w:r w:rsidRPr="000D3163">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w:t>
      </w:r>
      <w:proofErr w:type="gramStart"/>
      <w:r w:rsidRPr="000D3163">
        <w:rPr>
          <w:rFonts w:ascii="Garamond" w:hAnsi="Garamond"/>
          <w:szCs w:val="24"/>
        </w:rPr>
        <w:t>store</w:t>
      </w:r>
      <w:proofErr w:type="gramEnd"/>
      <w:r w:rsidRPr="000D3163">
        <w:rPr>
          <w:rFonts w:ascii="Garamond" w:hAnsi="Garamond"/>
          <w:szCs w:val="24"/>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D3163">
        <w:rPr>
          <w:rFonts w:ascii="Garamond" w:hAnsi="Garamond"/>
          <w:szCs w:val="24"/>
        </w:rPr>
        <w:t>Jewelite</w:t>
      </w:r>
      <w:proofErr w:type="spellEnd"/>
      <w:r w:rsidRPr="000D3163">
        <w:rPr>
          <w:rFonts w:ascii="Garamond" w:hAnsi="Garamond"/>
          <w:szCs w:val="24"/>
        </w:rPr>
        <w:t xml:space="preserv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proofErr w:type="gramStart"/>
      <w:r w:rsidRPr="000D3163">
        <w:rPr>
          <w:rFonts w:ascii="Garamond" w:hAnsi="Garamond"/>
          <w:szCs w:val="24"/>
        </w:rPr>
        <w:t>Lessee’s</w:t>
      </w:r>
      <w:proofErr w:type="gramEnd"/>
      <w:r w:rsidRPr="000D316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0D3163">
        <w:rPr>
          <w:rFonts w:ascii="Garamond" w:hAnsi="Garamond"/>
          <w:szCs w:val="24"/>
        </w:rPr>
        <w:t>it’s</w:t>
      </w:r>
      <w:proofErr w:type="spellEnd"/>
      <w:r w:rsidRPr="000D3163">
        <w:rPr>
          <w:rFonts w:ascii="Garamond" w:hAnsi="Garamond"/>
          <w:szCs w:val="24"/>
        </w:rPr>
        <w:t xml:space="preserve"> proposed</w:t>
      </w:r>
      <w:proofErr w:type="gramEnd"/>
      <w:r w:rsidRPr="000D3163">
        <w:rPr>
          <w:rFonts w:ascii="Garamond" w:hAnsi="Garamond"/>
          <w:szCs w:val="24"/>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proofErr w:type="gramStart"/>
      <w:r w:rsidRPr="000D3163">
        <w:rPr>
          <w:rFonts w:ascii="Garamond" w:hAnsi="Garamond"/>
          <w:szCs w:val="24"/>
        </w:rPr>
        <w:t>In the event that</w:t>
      </w:r>
      <w:proofErr w:type="gramEnd"/>
      <w:r w:rsidRPr="000D316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sidRPr="000D3163">
        <w:rPr>
          <w:rFonts w:ascii="Garamond" w:hAnsi="Garamond"/>
          <w:szCs w:val="24"/>
        </w:rPr>
        <w:t>the exercise</w:t>
      </w:r>
      <w:proofErr w:type="gramEnd"/>
      <w:r w:rsidRPr="000D3163">
        <w:rPr>
          <w:rFonts w:ascii="Garamond" w:hAnsi="Garamond"/>
          <w:szCs w:val="24"/>
        </w:rPr>
        <w:t xml:space="preserv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55E7742C" w:rsidR="001214D0" w:rsidRPr="001214D0" w:rsidRDefault="00721022" w:rsidP="001214D0">
      <w:pPr>
        <w:numPr>
          <w:ilvl w:val="0"/>
          <w:numId w:val="9"/>
        </w:numPr>
        <w:spacing w:line="250" w:lineRule="auto"/>
        <w:ind w:right="49"/>
        <w:rPr>
          <w:rFonts w:ascii="Garamond" w:hAnsi="Garamond"/>
          <w:szCs w:val="24"/>
        </w:rPr>
      </w:pPr>
      <w:r>
        <w:rPr>
          <w:rFonts w:ascii="Garamond" w:hAnsi="Garamond"/>
          <w:b/>
          <w:szCs w:val="24"/>
        </w:rPr>
        <w:t>ALLIANCE SAFETY COUNCIL</w:t>
      </w:r>
      <w:r w:rsidR="00416D2F">
        <w:rPr>
          <w:rFonts w:ascii="Garamond" w:hAnsi="Garamond"/>
          <w:bCs/>
          <w:szCs w:val="24"/>
        </w:rPr>
        <w:t>,</w:t>
      </w:r>
      <w:r w:rsidR="00416D2F" w:rsidRPr="000D3163">
        <w:rPr>
          <w:rFonts w:ascii="Garamond" w:hAnsi="Garamond"/>
          <w:szCs w:val="24"/>
        </w:rPr>
        <w:t xml:space="preserve"> a </w:t>
      </w:r>
      <w:del w:id="25" w:author="Alex Arceneaux" w:date="2023-06-19T16:40:00Z">
        <w:r w:rsidR="00416D2F" w:rsidDel="00724AEC">
          <w:rPr>
            <w:rFonts w:ascii="Garamond" w:hAnsi="Garamond"/>
            <w:szCs w:val="24"/>
          </w:rPr>
          <w:delText>Florida</w:delText>
        </w:r>
        <w:r w:rsidR="00416D2F" w:rsidRPr="000D3163" w:rsidDel="00724AEC">
          <w:rPr>
            <w:rFonts w:ascii="Garamond" w:hAnsi="Garamond"/>
            <w:szCs w:val="24"/>
          </w:rPr>
          <w:delText xml:space="preserve"> limited liability company</w:delText>
        </w:r>
      </w:del>
      <w:ins w:id="26" w:author="Alex Arceneaux" w:date="2023-06-19T16:40:00Z">
        <w:r w:rsidR="00724AEC">
          <w:rPr>
            <w:rFonts w:ascii="Garamond" w:hAnsi="Garamond"/>
            <w:szCs w:val="24"/>
          </w:rPr>
          <w:t xml:space="preserve">Louisiana non-profit </w:t>
        </w:r>
        <w:proofErr w:type="spellStart"/>
        <w:r w:rsidR="00724AEC">
          <w:rPr>
            <w:rFonts w:ascii="Garamond" w:hAnsi="Garamond"/>
            <w:szCs w:val="24"/>
          </w:rPr>
          <w:t>organiztaion</w:t>
        </w:r>
      </w:ins>
      <w:proofErr w:type="spellEnd"/>
      <w:r w:rsidR="00416D2F" w:rsidRPr="000D3163">
        <w:rPr>
          <w:rFonts w:ascii="Garamond" w:hAnsi="Garamond"/>
          <w:szCs w:val="24"/>
        </w:rPr>
        <w:t xml:space="preserve">, whose mailing address during the term of this Lease shall be </w:t>
      </w:r>
      <w:r w:rsidR="007F2B13">
        <w:rPr>
          <w:rFonts w:ascii="Garamond" w:hAnsi="Garamond"/>
          <w:szCs w:val="24"/>
        </w:rPr>
        <w:t>__</w:t>
      </w:r>
      <w:ins w:id="27" w:author="Alex Arceneaux" w:date="2023-06-19T16:40:00Z">
        <w:r w:rsidR="00724AEC">
          <w:rPr>
            <w:rFonts w:ascii="Garamond" w:hAnsi="Garamond"/>
            <w:szCs w:val="24"/>
          </w:rPr>
          <w:t xml:space="preserve">10099 N. </w:t>
        </w:r>
        <w:proofErr w:type="spellStart"/>
        <w:r w:rsidR="00724AEC">
          <w:rPr>
            <w:rFonts w:ascii="Garamond" w:hAnsi="Garamond"/>
            <w:szCs w:val="24"/>
          </w:rPr>
          <w:t>Reiger</w:t>
        </w:r>
        <w:proofErr w:type="spellEnd"/>
        <w:r w:rsidR="00724AEC">
          <w:rPr>
            <w:rFonts w:ascii="Garamond" w:hAnsi="Garamond"/>
            <w:szCs w:val="24"/>
          </w:rPr>
          <w:t xml:space="preserve"> Rd. Baton Rouge, LA 70809</w:t>
        </w:r>
      </w:ins>
      <w:r w:rsidR="007F2B13">
        <w:rPr>
          <w:rFonts w:ascii="Garamond" w:hAnsi="Garamond"/>
          <w:szCs w:val="24"/>
        </w:rPr>
        <w:t>_</w:t>
      </w:r>
      <w:del w:id="28" w:author="Alex Arceneaux" w:date="2023-06-19T16:41:00Z">
        <w:r w:rsidR="007F2B13" w:rsidDel="00724AEC">
          <w:rPr>
            <w:rFonts w:ascii="Garamond" w:hAnsi="Garamond"/>
            <w:szCs w:val="24"/>
          </w:rPr>
          <w:delText>_____________</w:delText>
        </w:r>
      </w:del>
      <w:r w:rsidR="007F2B13">
        <w:rPr>
          <w:rFonts w:ascii="Garamond" w:hAnsi="Garamond"/>
          <w:szCs w:val="24"/>
        </w:rPr>
        <w:t>______________</w:t>
      </w:r>
      <w:r w:rsidR="00416D2F" w:rsidRPr="000D3163">
        <w:rPr>
          <w:rFonts w:ascii="Garamond" w:hAnsi="Garamond"/>
          <w:szCs w:val="24"/>
        </w:rPr>
        <w:t>,</w:t>
      </w:r>
      <w:r w:rsidR="00416D2F">
        <w:rPr>
          <w:rFonts w:ascii="Garamond" w:hAnsi="Garamond"/>
          <w:szCs w:val="24"/>
        </w:rPr>
        <w:t xml:space="preserve"> and who is being represented herein by its </w:t>
      </w:r>
      <w:r w:rsidR="007F2B13">
        <w:rPr>
          <w:rFonts w:ascii="Garamond" w:hAnsi="Garamond"/>
          <w:szCs w:val="24"/>
        </w:rPr>
        <w:t>_</w:t>
      </w:r>
      <w:ins w:id="29" w:author="Alex Arceneaux" w:date="2023-06-19T16:40:00Z">
        <w:r w:rsidR="00724AEC">
          <w:rPr>
            <w:rFonts w:ascii="Garamond" w:hAnsi="Garamond"/>
            <w:szCs w:val="24"/>
          </w:rPr>
          <w:t>Presiden</w:t>
        </w:r>
      </w:ins>
      <w:ins w:id="30" w:author="Alex Arceneaux" w:date="2023-06-19T16:41:00Z">
        <w:r w:rsidR="00724AEC">
          <w:rPr>
            <w:rFonts w:ascii="Garamond" w:hAnsi="Garamond"/>
            <w:szCs w:val="24"/>
          </w:rPr>
          <w:t>t and CEO</w:t>
        </w:r>
      </w:ins>
      <w:r w:rsidR="007F2B13">
        <w:rPr>
          <w:rFonts w:ascii="Garamond" w:hAnsi="Garamond"/>
          <w:szCs w:val="24"/>
        </w:rPr>
        <w:t>__</w:t>
      </w:r>
      <w:del w:id="31" w:author="Alex Arceneaux" w:date="2023-06-19T16:41:00Z">
        <w:r w:rsidR="007F2B13" w:rsidDel="00724AEC">
          <w:rPr>
            <w:rFonts w:ascii="Garamond" w:hAnsi="Garamond"/>
            <w:szCs w:val="24"/>
          </w:rPr>
          <w:delText>______________________</w:delText>
        </w:r>
      </w:del>
      <w:r w:rsidR="007F2B13">
        <w:rPr>
          <w:rFonts w:ascii="Garamond" w:hAnsi="Garamond"/>
          <w:szCs w:val="24"/>
        </w:rPr>
        <w:t>__</w:t>
      </w:r>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w:t>
      </w:r>
      <w:proofErr w:type="gramStart"/>
      <w:r w:rsidRPr="001214D0">
        <w:rPr>
          <w:rFonts w:ascii="Garamond" w:hAnsi="Garamond"/>
          <w:szCs w:val="24"/>
        </w:rPr>
        <w:t>entering into</w:t>
      </w:r>
      <w:proofErr w:type="gramEnd"/>
      <w:r w:rsidRPr="001214D0">
        <w:rPr>
          <w:rFonts w:ascii="Garamond" w:hAnsi="Garamond"/>
          <w:szCs w:val="24"/>
        </w:rPr>
        <w:t xml:space="preserve">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w:t>
      </w:r>
      <w:proofErr w:type="gramStart"/>
      <w:r w:rsidRPr="001214D0">
        <w:rPr>
          <w:rFonts w:ascii="Garamond" w:hAnsi="Garamond"/>
          <w:szCs w:val="24"/>
        </w:rPr>
        <w:t>in order to</w:t>
      </w:r>
      <w:proofErr w:type="gramEnd"/>
      <w:r w:rsidRPr="001214D0">
        <w:rPr>
          <w:rFonts w:ascii="Garamond" w:hAnsi="Garamond"/>
          <w:szCs w:val="24"/>
        </w:rPr>
        <w:t xml:space="preserve">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w:t>
      </w:r>
      <w:proofErr w:type="gramStart"/>
      <w:r w:rsidRPr="001214D0">
        <w:rPr>
          <w:rFonts w:ascii="Garamond" w:hAnsi="Garamond"/>
          <w:szCs w:val="24"/>
        </w:rPr>
        <w:t>unconditionally</w:t>
      </w:r>
      <w:proofErr w:type="gramEnd"/>
      <w:r w:rsidRPr="001214D0">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w:t>
      </w:r>
      <w:proofErr w:type="gramStart"/>
      <w:r w:rsidRPr="001214D0">
        <w:rPr>
          <w:rFonts w:ascii="Garamond" w:hAnsi="Garamond"/>
          <w:szCs w:val="24"/>
        </w:rPr>
        <w:t>all of</w:t>
      </w:r>
      <w:proofErr w:type="gramEnd"/>
      <w:r w:rsidRPr="001214D0">
        <w:rPr>
          <w:rFonts w:ascii="Garamond" w:hAnsi="Garamond"/>
          <w:szCs w:val="24"/>
        </w:rPr>
        <w:t xml:space="preserve">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lastRenderedPageBreak/>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1214D0">
        <w:rPr>
          <w:rFonts w:ascii="Garamond" w:hAnsi="Garamond"/>
          <w:szCs w:val="24"/>
        </w:rPr>
        <w:t>a surety</w:t>
      </w:r>
      <w:proofErr w:type="gramEnd"/>
      <w:r w:rsidRPr="001214D0">
        <w:rPr>
          <w:rFonts w:ascii="Garamond" w:hAnsi="Garamond"/>
          <w:szCs w:val="24"/>
        </w:rPr>
        <w:t xml:space="preserve"> or a guarantor.  Guarantor hereby waives the benefit of all principles or provisions of law, statutory or otherwise, which are or might </w:t>
      </w:r>
      <w:proofErr w:type="gramStart"/>
      <w:r w:rsidRPr="001214D0">
        <w:rPr>
          <w:rFonts w:ascii="Garamond" w:hAnsi="Garamond"/>
          <w:szCs w:val="24"/>
        </w:rPr>
        <w:t>be in conflict with</w:t>
      </w:r>
      <w:proofErr w:type="gramEnd"/>
      <w:r w:rsidRPr="001214D0">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1214D0">
        <w:rPr>
          <w:rFonts w:ascii="Garamond" w:hAnsi="Garamond"/>
          <w:szCs w:val="24"/>
        </w:rPr>
        <w:t>any and all</w:t>
      </w:r>
      <w:proofErr w:type="gramEnd"/>
      <w:r w:rsidRPr="001214D0">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Guarantor</w:t>
      </w:r>
      <w:proofErr w:type="gramEnd"/>
      <w:r w:rsidRPr="001214D0">
        <w:rPr>
          <w:rFonts w:ascii="Garamond" w:hAnsi="Garamond"/>
          <w:szCs w:val="24"/>
        </w:rPr>
        <w:t xml:space="preserve">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Lessor</w:t>
      </w:r>
      <w:proofErr w:type="gramEnd"/>
      <w:r w:rsidRPr="001214D0">
        <w:rPr>
          <w:rFonts w:ascii="Garamond" w:hAnsi="Garamond"/>
          <w:szCs w:val="24"/>
        </w:rPr>
        <w:t xml:space="preserve">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w:t>
      </w:r>
      <w:proofErr w:type="gramStart"/>
      <w:r w:rsidRPr="001214D0">
        <w:rPr>
          <w:rFonts w:ascii="Garamond" w:hAnsi="Garamond"/>
          <w:szCs w:val="24"/>
        </w:rPr>
        <w:t>has</w:t>
      </w:r>
      <w:proofErr w:type="gramEnd"/>
      <w:r w:rsidRPr="001214D0">
        <w:rPr>
          <w:rFonts w:ascii="Garamond" w:hAnsi="Garamond"/>
          <w:szCs w:val="24"/>
        </w:rPr>
        <w:t xml:space="preserve">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32"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32"/>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14"/>
      <w:footerReference w:type="default" r:id="rId15"/>
      <w:footerReference w:type="first" r:id="rId16"/>
      <w:pgSz w:w="12240" w:h="15840"/>
      <w:pgMar w:top="1008" w:right="1008" w:bottom="1008" w:left="1008" w:header="720" w:footer="14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Alex Arceneaux" w:date="2023-06-19T16:21:00Z" w:initials="AA">
    <w:p w14:paraId="2DB7BF8B" w14:textId="77777777" w:rsidR="00936392" w:rsidRDefault="00936392" w:rsidP="00AC5D39">
      <w:pPr>
        <w:pStyle w:val="CommentText"/>
        <w:ind w:left="0" w:firstLine="0"/>
        <w:jc w:val="left"/>
      </w:pPr>
      <w:r>
        <w:rPr>
          <w:rStyle w:val="CommentReference"/>
        </w:rPr>
        <w:annotationRef/>
      </w:r>
      <w:r>
        <w:t xml:space="preserve">I would like to include language here relative to use that Lessor would restrict a new tenant from engaging in a similar business as us (Tag &amp; Title as well as Driver's Licenses, &amp; Notary Services).  </w:t>
      </w:r>
    </w:p>
  </w:comment>
  <w:comment w:id="9" w:author="Alex Arceneaux" w:date="2023-06-19T16:29:00Z" w:initials="AA">
    <w:p w14:paraId="3AAA81A3" w14:textId="77777777" w:rsidR="00BC11FD" w:rsidRDefault="00BC11FD" w:rsidP="00BE472E">
      <w:pPr>
        <w:pStyle w:val="CommentText"/>
        <w:ind w:left="0" w:firstLine="0"/>
        <w:jc w:val="left"/>
      </w:pPr>
      <w:r>
        <w:rPr>
          <w:rStyle w:val="CommentReference"/>
        </w:rPr>
        <w:annotationRef/>
      </w:r>
      <w:r>
        <w:t>As discussed, this does not align with chart below.</w:t>
      </w:r>
    </w:p>
  </w:comment>
  <w:comment w:id="10" w:author="Alex Arceneaux" w:date="2023-06-19T16:31:00Z" w:initials="AA">
    <w:p w14:paraId="4A2F1CE9" w14:textId="77777777" w:rsidR="00BC11FD" w:rsidRDefault="00BC11FD" w:rsidP="005E4BF4">
      <w:pPr>
        <w:pStyle w:val="CommentText"/>
        <w:ind w:left="0" w:firstLine="0"/>
        <w:jc w:val="left"/>
      </w:pPr>
      <w:r>
        <w:rPr>
          <w:rStyle w:val="CommentReference"/>
        </w:rPr>
        <w:annotationRef/>
      </w:r>
      <w:r>
        <w:t xml:space="preserve">Clarify language in this sentence to reflect the intent of Lessor and to align with i. and ii. In this section. </w:t>
      </w:r>
    </w:p>
  </w:comment>
  <w:comment w:id="12" w:author="Alex Arceneaux" w:date="2023-06-19T16:33:00Z" w:initials="AA">
    <w:p w14:paraId="5F9528CC" w14:textId="77777777" w:rsidR="00BC11FD" w:rsidRDefault="00BC11FD" w:rsidP="003F76F1">
      <w:pPr>
        <w:pStyle w:val="CommentText"/>
        <w:ind w:left="0" w:firstLine="0"/>
        <w:jc w:val="left"/>
      </w:pPr>
      <w:r>
        <w:rPr>
          <w:rStyle w:val="CommentReference"/>
        </w:rPr>
        <w:annotationRef/>
      </w:r>
      <w:r>
        <w:t>We will contact Butcher and compare pricing with our current contract with Bernhard and to make sure maintenance schedule and filter changes align with your expectations.</w:t>
      </w:r>
    </w:p>
  </w:comment>
  <w:comment w:id="23" w:author="Alex Arceneaux" w:date="2023-06-19T16:39:00Z" w:initials="AA">
    <w:p w14:paraId="2730EBFB" w14:textId="77777777" w:rsidR="00BC11FD" w:rsidRDefault="00BC11FD" w:rsidP="00D37602">
      <w:pPr>
        <w:pStyle w:val="CommentText"/>
        <w:ind w:left="0" w:firstLine="0"/>
        <w:jc w:val="left"/>
      </w:pPr>
      <w:r>
        <w:rPr>
          <w:rStyle w:val="CommentReference"/>
        </w:rPr>
        <w:annotationRef/>
      </w:r>
      <w:r>
        <w:t xml:space="preserve">I have some questions related to this section.  I will need to run this section by our attorney considering the particulars with license plates, state equipment, etc.  I know the language here states property of lesee and technically there are materials housed in the location that are not technically ours.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B7BF8B" w15:done="0"/>
  <w15:commentEx w15:paraId="3AAA81A3" w15:done="0"/>
  <w15:commentEx w15:paraId="4A2F1CE9" w15:done="0"/>
  <w15:commentEx w15:paraId="5F9528CC" w15:done="0"/>
  <w15:commentEx w15:paraId="2730EB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AFEFE" w16cex:dateUtc="2023-06-19T21:21:00Z"/>
  <w16cex:commentExtensible w16cex:durableId="283B00E9" w16cex:dateUtc="2023-06-19T21:29:00Z"/>
  <w16cex:commentExtensible w16cex:durableId="283B0165" w16cex:dateUtc="2023-06-19T21:31:00Z"/>
  <w16cex:commentExtensible w16cex:durableId="283B01E1" w16cex:dateUtc="2023-06-19T21:33:00Z"/>
  <w16cex:commentExtensible w16cex:durableId="283B0336" w16cex:dateUtc="2023-06-19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B7BF8B" w16cid:durableId="283AFEFE"/>
  <w16cid:commentId w16cid:paraId="3AAA81A3" w16cid:durableId="283B00E9"/>
  <w16cid:commentId w16cid:paraId="4A2F1CE9" w16cid:durableId="283B0165"/>
  <w16cid:commentId w16cid:paraId="5F9528CC" w16cid:durableId="283B01E1"/>
  <w16cid:commentId w16cid:paraId="2730EBFB" w16cid:durableId="283B03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8AA15" w14:textId="77777777" w:rsidR="00AB0F02" w:rsidRDefault="00AB0F02">
      <w:pPr>
        <w:spacing w:after="0" w:line="240" w:lineRule="auto"/>
      </w:pPr>
      <w:r>
        <w:separator/>
      </w:r>
    </w:p>
  </w:endnote>
  <w:endnote w:type="continuationSeparator" w:id="0">
    <w:p w14:paraId="1C8B7C6E" w14:textId="77777777" w:rsidR="00AB0F02" w:rsidRDefault="00AB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F7320" w14:textId="77777777" w:rsidR="00AB0F02" w:rsidRDefault="00AB0F02">
      <w:pPr>
        <w:spacing w:after="0" w:line="240" w:lineRule="auto"/>
      </w:pPr>
      <w:r>
        <w:separator/>
      </w:r>
    </w:p>
  </w:footnote>
  <w:footnote w:type="continuationSeparator" w:id="0">
    <w:p w14:paraId="2313710F" w14:textId="77777777" w:rsidR="00AB0F02" w:rsidRDefault="00AB0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7"/>
  </w:num>
  <w:num w:numId="3" w16cid:durableId="817187911">
    <w:abstractNumId w:val="4"/>
  </w:num>
  <w:num w:numId="4" w16cid:durableId="1359238010">
    <w:abstractNumId w:val="0"/>
  </w:num>
  <w:num w:numId="5" w16cid:durableId="1334455104">
    <w:abstractNumId w:val="8"/>
  </w:num>
  <w:num w:numId="6" w16cid:durableId="910652540">
    <w:abstractNumId w:val="9"/>
  </w:num>
  <w:num w:numId="7" w16cid:durableId="2083480807">
    <w:abstractNumId w:val="2"/>
  </w:num>
  <w:num w:numId="8" w16cid:durableId="1280989423">
    <w:abstractNumId w:val="1"/>
  </w:num>
  <w:num w:numId="9" w16cid:durableId="126901802">
    <w:abstractNumId w:val="3"/>
  </w:num>
  <w:num w:numId="10" w16cid:durableId="108646218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 Arceneaux">
    <w15:presenceInfo w15:providerId="AD" w15:userId="S::AArceneaux@alliancesafetycouncil.org::61e17a08-e5eb-4750-9dff-d0b3390b2e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0F7F11"/>
    <w:rsid w:val="001042C0"/>
    <w:rsid w:val="001214D0"/>
    <w:rsid w:val="00275484"/>
    <w:rsid w:val="002A0C86"/>
    <w:rsid w:val="002F0BBA"/>
    <w:rsid w:val="00366106"/>
    <w:rsid w:val="003703D6"/>
    <w:rsid w:val="00416D2F"/>
    <w:rsid w:val="00455AFC"/>
    <w:rsid w:val="00475B63"/>
    <w:rsid w:val="00490EF1"/>
    <w:rsid w:val="00505D95"/>
    <w:rsid w:val="00537F11"/>
    <w:rsid w:val="005D37EF"/>
    <w:rsid w:val="006B1913"/>
    <w:rsid w:val="006C0D17"/>
    <w:rsid w:val="00721022"/>
    <w:rsid w:val="00724AEC"/>
    <w:rsid w:val="007C05D6"/>
    <w:rsid w:val="007F2B13"/>
    <w:rsid w:val="00827483"/>
    <w:rsid w:val="008F33C7"/>
    <w:rsid w:val="00936392"/>
    <w:rsid w:val="00A93C96"/>
    <w:rsid w:val="00AA0346"/>
    <w:rsid w:val="00AB027A"/>
    <w:rsid w:val="00AB0F02"/>
    <w:rsid w:val="00BC11FD"/>
    <w:rsid w:val="00C9108D"/>
    <w:rsid w:val="00CE231F"/>
    <w:rsid w:val="00D623F2"/>
    <w:rsid w:val="00D76B90"/>
    <w:rsid w:val="00DD7F57"/>
    <w:rsid w:val="00F02AF5"/>
    <w:rsid w:val="00FA65F4"/>
    <w:rsid w:val="00FD2BC0"/>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BC0"/>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 w:type="paragraph" w:styleId="Revision">
    <w:name w:val="Revision"/>
    <w:hidden/>
    <w:uiPriority w:val="99"/>
    <w:semiHidden/>
    <w:rsid w:val="00275484"/>
    <w:pPr>
      <w:spacing w:after="0" w:line="240" w:lineRule="auto"/>
    </w:pPr>
    <w:rPr>
      <w:rFonts w:ascii="Times New Roman" w:eastAsia="Times New Roman" w:hAnsi="Times New Roman" w:cs="Times New Roman"/>
      <w:color w:val="000000"/>
      <w:sz w:val="24"/>
    </w:rPr>
  </w:style>
  <w:style w:type="character" w:styleId="CommentReference">
    <w:name w:val="annotation reference"/>
    <w:basedOn w:val="DefaultParagraphFont"/>
    <w:uiPriority w:val="99"/>
    <w:semiHidden/>
    <w:unhideWhenUsed/>
    <w:rsid w:val="00936392"/>
    <w:rPr>
      <w:sz w:val="16"/>
      <w:szCs w:val="16"/>
    </w:rPr>
  </w:style>
  <w:style w:type="paragraph" w:styleId="CommentText">
    <w:name w:val="annotation text"/>
    <w:basedOn w:val="Normal"/>
    <w:link w:val="CommentTextChar"/>
    <w:uiPriority w:val="99"/>
    <w:unhideWhenUsed/>
    <w:rsid w:val="00936392"/>
    <w:pPr>
      <w:spacing w:line="240" w:lineRule="auto"/>
    </w:pPr>
    <w:rPr>
      <w:sz w:val="20"/>
      <w:szCs w:val="20"/>
    </w:rPr>
  </w:style>
  <w:style w:type="character" w:customStyle="1" w:styleId="CommentTextChar">
    <w:name w:val="Comment Text Char"/>
    <w:basedOn w:val="DefaultParagraphFont"/>
    <w:link w:val="CommentText"/>
    <w:uiPriority w:val="99"/>
    <w:rsid w:val="0093639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36392"/>
    <w:rPr>
      <w:b/>
      <w:bCs/>
    </w:rPr>
  </w:style>
  <w:style w:type="character" w:customStyle="1" w:styleId="CommentSubjectChar">
    <w:name w:val="Comment Subject Char"/>
    <w:basedOn w:val="CommentTextChar"/>
    <w:link w:val="CommentSubject"/>
    <w:uiPriority w:val="99"/>
    <w:semiHidden/>
    <w:rsid w:val="00936392"/>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33</Pages>
  <Words>9914</Words>
  <Characters>56511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dcterms:created xsi:type="dcterms:W3CDTF">2023-06-21T01:06:00Z</dcterms:created>
  <dcterms:modified xsi:type="dcterms:W3CDTF">2023-06-21T01:06:00Z</dcterms:modified>
</cp:coreProperties>
</file>