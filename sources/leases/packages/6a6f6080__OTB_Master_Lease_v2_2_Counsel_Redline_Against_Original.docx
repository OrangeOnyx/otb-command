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D420" w14:textId="77777777" w:rsidR="0074275A" w:rsidRDefault="00125D3A">
      <w:pPr>
        <w:spacing w:before="1100" w:after="400"/>
        <w:jc w:val="center"/>
      </w:pPr>
      <w:r>
        <w:rPr>
          <w:b/>
          <w:sz w:val="32"/>
        </w:rPr>
        <w:t>ON THE BOULEVARD SHOPPING CENTER</w:t>
      </w:r>
      <w:r>
        <w:rPr>
          <w:b/>
          <w:sz w:val="32"/>
        </w:rPr>
        <w:br/>
        <w:t>LEASE AGREEMENT</w:t>
      </w:r>
    </w:p>
    <w:p w14:paraId="1E7CA353" w14:textId="77777777" w:rsidR="0074275A" w:rsidRDefault="0074275A"/>
    <w:p w14:paraId="2E925682" w14:textId="77777777" w:rsidR="0074275A" w:rsidRDefault="00125D3A">
      <w:pPr>
        <w:spacing w:after="120" w:line="240" w:lineRule="auto"/>
        <w:ind w:firstLine="360"/>
        <w:jc w:val="both"/>
      </w:pPr>
      <w:r>
        <w:t>ON THE BOULEVARD SHOPPING CENTER LEASE AGREEMENT</w:t>
      </w:r>
    </w:p>
    <w:p w14:paraId="3F0D8B46" w14:textId="77777777" w:rsidR="0074275A" w:rsidRDefault="00125D3A">
      <w:pPr>
        <w:spacing w:after="120" w:line="240" w:lineRule="auto"/>
        <w:ind w:firstLine="360"/>
        <w:jc w:val="both"/>
      </w:pPr>
      <w:r>
        <w:t>This Lease Agreement (the “Agreement”) is entered into as of , but effective for all purposes as of July 1, 2025 (the “Effective Date”), by and between:</w:t>
      </w:r>
    </w:p>
    <w:p w14:paraId="05A4D24D" w14:textId="77777777" w:rsidR="0074275A" w:rsidRDefault="00125D3A">
      <w:pPr>
        <w:spacing w:after="120" w:line="240" w:lineRule="auto"/>
        <w:ind w:firstLine="360"/>
        <w:jc w:val="both"/>
      </w:pPr>
      <w:r>
        <w:t>BELLE REALTY OF LAFAYETTE, LLC, a Louisiana limited liability company, whose current mailing address is PO Box 62230, Lafayette, LA 70596 and being represented herein by its Authorized Representative, Adam Abdalla (hereinafter referred to as the “Lessor”);</w:t>
      </w:r>
    </w:p>
    <w:p w14:paraId="1F248D98" w14:textId="77777777" w:rsidR="0074275A" w:rsidRDefault="00125D3A">
      <w:pPr>
        <w:spacing w:after="120" w:line="240" w:lineRule="auto"/>
        <w:ind w:firstLine="360"/>
        <w:jc w:val="both"/>
      </w:pPr>
      <w:r>
        <w:t>and</w:t>
      </w:r>
    </w:p>
    <w:p w14:paraId="5858CDD8" w14:textId="77777777" w:rsidR="0074275A" w:rsidRDefault="00125D3A">
      <w:pPr>
        <w:spacing w:after="120" w:line="240" w:lineRule="auto"/>
        <w:ind w:firstLine="360"/>
        <w:jc w:val="both"/>
      </w:pPr>
      <w:r>
        <w:t>ROBERTSON FAMILY HOLDINGS, LLC, a Louisiana limite d liability company , whose current mailing address is 114 Constitution Drive, Lafayette, La 70503 and being represented herein by Alicia L. Robertson (hereinafter referred to as the “Lessee”).</w:t>
      </w:r>
    </w:p>
    <w:p w14:paraId="61DDB833" w14:textId="77777777" w:rsidR="0074275A" w:rsidRDefault="00125D3A">
      <w:pPr>
        <w:jc w:val="center"/>
      </w:pPr>
      <w:r>
        <w:rPr>
          <w:b/>
        </w:rPr>
        <w:t>WITNESSETH:</w:t>
      </w:r>
    </w:p>
    <w:p w14:paraId="11F0697A" w14:textId="77777777" w:rsidR="0074275A" w:rsidRDefault="00125D3A">
      <w:pPr>
        <w:spacing w:after="120" w:line="240" w:lineRule="auto"/>
        <w:ind w:firstLine="360"/>
        <w:jc w:val="both"/>
      </w:pPr>
      <w:r>
        <w:t>WHEREAS, Lessor is the owner of the real property and improvements known as The Boulevard Shopping Center in Lafayette Parish, Louisiana; and</w:t>
      </w:r>
    </w:p>
    <w:p w14:paraId="4F0B24D7" w14:textId="77777777" w:rsidR="0074275A" w:rsidRDefault="00125D3A">
      <w:pPr>
        <w:spacing w:after="120" w:line="240" w:lineRule="auto"/>
        <w:ind w:firstLine="360"/>
        <w:jc w:val="both"/>
      </w:pPr>
      <w:r>
        <w:t>WHEREAS, Lessee wishes to lease the Premises described below according to this Agreement.</w:t>
      </w:r>
    </w:p>
    <w:p w14:paraId="79913CCB" w14:textId="77777777" w:rsidR="0074275A" w:rsidRDefault="00125D3A">
      <w:pPr>
        <w:spacing w:after="120" w:line="240" w:lineRule="auto"/>
        <w:ind w:firstLine="360"/>
        <w:jc w:val="both"/>
      </w:pPr>
      <w:r>
        <w:t>NOW, THEREFORE, for good and valuable consideration, the parties agree as follows:</w:t>
      </w:r>
    </w:p>
    <w:p w14:paraId="53D63F24" w14:textId="77777777" w:rsidR="0074275A" w:rsidRDefault="00125D3A">
      <w:pPr>
        <w:keepNext/>
        <w:spacing w:before="140" w:after="80"/>
      </w:pPr>
      <w:r>
        <w:rPr>
          <w:b/>
        </w:rPr>
        <w:t>Section 1.01 - Premises:</w:t>
      </w:r>
    </w:p>
    <w:p w14:paraId="5D412A9B" w14:textId="77777777" w:rsidR="0074275A" w:rsidRDefault="00125D3A">
      <w:pPr>
        <w:spacing w:after="120" w:line="240" w:lineRule="auto"/>
        <w:ind w:firstLine="360"/>
        <w:jc w:val="both"/>
      </w:pPr>
      <w:r>
        <w:t>A. Lessor does hereby lease to Lessee, and Lessee hereby leases from Lessor the following premises, being more particularly described as follows:</w:t>
      </w:r>
    </w:p>
    <w:p w14:paraId="280C770B" w14:textId="77777777" w:rsidR="0074275A" w:rsidRDefault="00125D3A">
      <w:pPr>
        <w:spacing w:after="120" w:line="240" w:lineRule="auto"/>
        <w:ind w:firstLine="360"/>
        <w:jc w:val="both"/>
      </w:pPr>
      <w:r>
        <w:t>One Thousand Seven Hundred and Nine ( 1709) square feet located in the Boulevard Shopping Center Property as shown on the plat attached hereto as Schedule A and having the dimensions set forth thereon.</w:t>
      </w:r>
    </w:p>
    <w:p w14:paraId="013FA8B5" w14:textId="77777777" w:rsidR="0074275A" w:rsidRDefault="00125D3A">
      <w:pPr>
        <w:spacing w:after="120" w:line="240" w:lineRule="auto"/>
        <w:ind w:firstLine="360"/>
        <w:jc w:val="both"/>
      </w:pPr>
      <w:r>
        <w:t>Said Premises has a municipal address of 1 21 Arnould Boulevard, Lafayette, Louisiana 70506.</w:t>
      </w:r>
    </w:p>
    <w:p w14:paraId="0237D4B7" w14:textId="77777777" w:rsidR="0074275A" w:rsidRDefault="00125D3A">
      <w:pPr>
        <w:spacing w:after="120" w:line="240" w:lineRule="auto"/>
        <w:ind w:firstLine="360"/>
        <w:jc w:val="both"/>
      </w:pPr>
      <w:r>
        <w:t>B. 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w:t>
      </w:r>
    </w:p>
    <w:p w14:paraId="32E8235C" w14:textId="77777777" w:rsidR="0074275A" w:rsidRDefault="00125D3A">
      <w:pPr>
        <w:spacing w:after="120" w:line="240" w:lineRule="auto"/>
        <w:ind w:firstLine="360"/>
        <w:jc w:val="both"/>
      </w:pPr>
      <w:r>
        <w:t xml:space="preserve">C. 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w:t>
      </w:r>
      <w:r>
        <w:t>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 ot have been revealed by its inspection</w:t>
      </w:r>
      <w:r>
        <w:t xml:space="preserve"> or investigation of the Premises. By taking possession of the Premises, Lessee accepts the Premises as suitable for the purpose for which the same is leased, and accepts the Premises and each and every acceptance thereof and Lessee, by said acts, waives any and all defects therein.</w:t>
      </w:r>
    </w:p>
    <w:p w14:paraId="0EA14C36" w14:textId="77777777" w:rsidR="0074275A" w:rsidRDefault="00125D3A">
      <w:pPr>
        <w:keepNext/>
        <w:spacing w:before="140" w:after="80"/>
      </w:pPr>
      <w:r>
        <w:rPr>
          <w:b/>
        </w:rPr>
        <w:t>Section 2.01 - Use:</w:t>
      </w:r>
    </w:p>
    <w:p w14:paraId="5CF57F41" w14:textId="77777777" w:rsidR="0074275A" w:rsidRDefault="00125D3A">
      <w:pPr>
        <w:spacing w:after="120" w:line="240" w:lineRule="auto"/>
        <w:ind w:firstLine="360"/>
        <w:jc w:val="both"/>
      </w:pPr>
      <w:ins w:id="0" w:author="Belle Realty v2.2 Review" w:date="2026-08-13T18:47:00Z" w16du:dateUtc="2026-08-13T23:47:00Z">
        <w:r>
          <w:t xml:space="preserve">The </w:t>
        </w:r>
      </w:ins>
      <w:r>
        <w:t>Premises shall be used</w:t>
      </w:r>
      <w:del w:id="1" w:author="Belle Realty v2.2 Review" w:date="2026-08-13T18:47:00Z" w16du:dateUtc="2026-08-13T23:47:00Z">
        <w:r>
          <w:delText xml:space="preserve"> by Lessee during the term hereof</w:delText>
        </w:r>
      </w:del>
      <w:r>
        <w:t xml:space="preserve"> solely for the operation of a full-service hair salon offering </w:t>
      </w:r>
      <w:del w:id="2" w:author="Belle Realty v2.2 Review" w:date="2026-08-13T18:47:00Z" w16du:dateUtc="2026-08-13T23:47:00Z">
        <w:r>
          <w:delText xml:space="preserve">services such as </w:delText>
        </w:r>
      </w:del>
      <w:r>
        <w:t xml:space="preserve">haircuts, coloring, styling, shampooing, blow-drying, </w:t>
      </w:r>
      <w:del w:id="3" w:author="Belle Realty v2.2 Review" w:date="2026-08-13T18:47:00Z" w16du:dateUtc="2026-08-13T23:47:00Z">
        <w:r>
          <w:delText xml:space="preserve">and </w:delText>
        </w:r>
      </w:del>
      <w:r>
        <w:t>other customary hair</w:t>
      </w:r>
      <w:del w:id="4" w:author="Belle Realty v2.2 Review" w:date="2026-08-13T18:47:00Z" w16du:dateUtc="2026-08-13T23:47:00Z">
        <w:r>
          <w:delText xml:space="preserve"> </w:delText>
        </w:r>
      </w:del>
      <w:ins w:id="5" w:author="Belle Realty v2.2 Review" w:date="2026-08-13T18:47:00Z" w16du:dateUtc="2026-08-13T23:47:00Z">
        <w:r>
          <w:t>-</w:t>
        </w:r>
      </w:ins>
      <w:r>
        <w:t xml:space="preserve">care services, </w:t>
      </w:r>
      <w:del w:id="6" w:author="Belle Realty v2.2 Review" w:date="2026-08-13T18:47:00Z" w16du:dateUtc="2026-08-13T23:47:00Z">
        <w:r>
          <w:delText>as well as</w:delText>
        </w:r>
      </w:del>
      <w:ins w:id="7" w:author="Belle Realty v2.2 Review" w:date="2026-08-13T18:47:00Z" w16du:dateUtc="2026-08-13T23:47:00Z">
        <w:r>
          <w:t>and</w:t>
        </w:r>
      </w:ins>
      <w:r>
        <w:t xml:space="preserve"> the incidental retail sale of hair</w:t>
      </w:r>
      <w:del w:id="8" w:author="Belle Realty v2.2 Review" w:date="2026-08-13T18:47:00Z" w16du:dateUtc="2026-08-13T23:47:00Z">
        <w:r>
          <w:delText xml:space="preserve"> </w:delText>
        </w:r>
      </w:del>
      <w:ins w:id="9" w:author="Belle Realty v2.2 Review" w:date="2026-08-13T18:47:00Z" w16du:dateUtc="2026-08-13T23:47:00Z">
        <w:r>
          <w:t>-</w:t>
        </w:r>
      </w:ins>
      <w:r>
        <w:t xml:space="preserve">care products and accessories directly related to </w:t>
      </w:r>
      <w:del w:id="10" w:author="Belle Realty v2.2 Review" w:date="2026-08-13T18:47:00Z" w16du:dateUtc="2026-08-13T23:47:00Z">
        <w:r>
          <w:delText>the</w:delText>
        </w:r>
      </w:del>
      <w:ins w:id="11" w:author="Belle Realty v2.2 Review" w:date="2026-08-13T18:47:00Z" w16du:dateUtc="2026-08-13T23:47:00Z">
        <w:r>
          <w:t>those</w:t>
        </w:r>
      </w:ins>
      <w:r>
        <w:t xml:space="preserve"> services</w:t>
      </w:r>
      <w:del w:id="12" w:author="Belle Realty v2.2 Review" w:date="2026-08-13T18:47:00Z" w16du:dateUtc="2026-08-13T23:47:00Z">
        <w:r>
          <w:delText xml:space="preserve"> . Lessee agrees that any</w:delText>
        </w:r>
      </w:del>
      <w:ins w:id="13" w:author="Belle Realty v2.2 Review" w:date="2026-08-13T18:47:00Z" w16du:dateUtc="2026-08-13T23:47:00Z">
        <w:r>
          <w:t>. Any</w:t>
        </w:r>
      </w:ins>
      <w:r>
        <w:t xml:space="preserve"> change </w:t>
      </w:r>
      <w:del w:id="14" w:author="Belle Realty v2.2 Review" w:date="2026-08-13T18:47:00Z" w16du:dateUtc="2026-08-13T23:47:00Z">
        <w:r>
          <w:delText>in the use of Premises shall require the</w:delText>
        </w:r>
      </w:del>
      <w:ins w:id="15" w:author="Belle Realty v2.2 Review" w:date="2026-08-13T18:47:00Z" w16du:dateUtc="2026-08-13T23:47:00Z">
        <w:r>
          <w:t>requires Lessor's</w:t>
        </w:r>
      </w:ins>
      <w:r>
        <w:t xml:space="preserve"> prior written consent</w:t>
      </w:r>
      <w:del w:id="16" w:author="Belle Realty v2.2 Review" w:date="2026-08-13T18:47:00Z" w16du:dateUtc="2026-08-13T23:47:00Z">
        <w:r>
          <w:delText xml:space="preserve"> of the Lessor. All operations shall be conducted in a manner consistent with </w:delText>
        </w:r>
      </w:del>
      <w:ins w:id="17" w:author="Belle Realty v2.2 Review" w:date="2026-08-13T18:47:00Z" w16du:dateUtc="2026-08-13T23:47:00Z">
        <w:r>
          <w:t xml:space="preserve">. Operations shall meet </w:t>
        </w:r>
      </w:ins>
      <w:r>
        <w:t>first</w:t>
      </w:r>
      <w:del w:id="18" w:author="Belle Realty v2.2 Review" w:date="2026-08-13T18:47:00Z" w16du:dateUtc="2026-08-13T23:47:00Z">
        <w:r>
          <w:delText xml:space="preserve"> </w:delText>
        </w:r>
      </w:del>
      <w:r>
        <w:t xml:space="preserve">-class retail salon standards and </w:t>
      </w:r>
      <w:del w:id="19" w:author="Belle Realty v2.2 Review" w:date="2026-08-13T18:47:00Z" w16du:dateUtc="2026-08-13T23:47:00Z">
        <w:r>
          <w:delText>in compliance</w:delText>
        </w:r>
      </w:del>
      <w:ins w:id="20" w:author="Belle Realty v2.2 Review" w:date="2026-08-13T18:47:00Z" w16du:dateUtc="2026-08-13T23:47:00Z">
        <w:r>
          <w:t>comply</w:t>
        </w:r>
      </w:ins>
      <w:r>
        <w:t xml:space="preserve"> with </w:t>
      </w:r>
      <w:del w:id="21" w:author="Belle Realty v2.2 Review" w:date="2026-08-13T18:47:00Z" w16du:dateUtc="2026-08-13T23:47:00Z">
        <w:r>
          <w:delText xml:space="preserve">all </w:delText>
        </w:r>
      </w:del>
      <w:r>
        <w:t>applicable laws</w:t>
      </w:r>
      <w:del w:id="22" w:author="Belle Realty v2.2 Review" w:date="2026-08-13T18:47:00Z" w16du:dateUtc="2026-08-13T23:47:00Z">
        <w:r>
          <w:delText>, ordinances, and regulations</w:delText>
        </w:r>
      </w:del>
      <w:r>
        <w:t>.</w:t>
      </w:r>
    </w:p>
    <w:p w14:paraId="127164BF" w14:textId="77777777" w:rsidR="00915F2D" w:rsidRDefault="00125D3A">
      <w:pPr>
        <w:spacing w:after="120" w:line="240" w:lineRule="auto"/>
        <w:ind w:firstLine="360"/>
        <w:jc w:val="both"/>
        <w:rPr>
          <w:del w:id="23" w:author="Belle Realty v2.2 Review" w:date="2026-08-13T18:47:00Z" w16du:dateUtc="2026-08-13T23:47:00Z"/>
        </w:rPr>
      </w:pPr>
      <w:r>
        <w:t xml:space="preserve">The Premises shall </w:t>
      </w:r>
      <w:del w:id="24" w:author="Belle Realty v2.2 Review" w:date="2026-08-13T18:47:00Z" w16du:dateUtc="2026-08-13T23:47:00Z">
        <w:r>
          <w:delText xml:space="preserve">be </w:delText>
        </w:r>
      </w:del>
      <w:r>
        <w:t xml:space="preserve">not be used during the Initial Term or any Renewal Term </w:t>
      </w:r>
      <w:del w:id="25" w:author="Belle Realty v2.2 Review" w:date="2026-08-13T18:47:00Z" w16du:dateUtc="2026-08-13T23:47:00Z">
        <w:r>
          <w:delText xml:space="preserve">hereof </w:delText>
        </w:r>
      </w:del>
      <w:r>
        <w:t>as:</w:t>
      </w:r>
    </w:p>
    <w:p w14:paraId="2332B15B" w14:textId="77777777" w:rsidR="00915F2D" w:rsidRDefault="00125D3A">
      <w:pPr>
        <w:spacing w:after="120" w:line="240" w:lineRule="auto"/>
        <w:ind w:firstLine="360"/>
        <w:jc w:val="both"/>
        <w:rPr>
          <w:del w:id="26" w:author="Belle Realty v2.2 Review" w:date="2026-08-13T18:47:00Z" w16du:dateUtc="2026-08-13T23:47:00Z"/>
        </w:rPr>
      </w:pPr>
      <w:ins w:id="27" w:author="Belle Realty v2.2 Review" w:date="2026-08-13T18:47:00Z" w16du:dateUtc="2026-08-13T23:47:00Z">
        <w:r>
          <w:t xml:space="preserve"> (</w:t>
        </w:r>
      </w:ins>
      <w:r>
        <w:t>i</w:t>
      </w:r>
      <w:del w:id="28" w:author="Belle Realty v2.2 Review" w:date="2026-08-13T18:47:00Z" w16du:dateUtc="2026-08-13T23:47:00Z">
        <w:r>
          <w:delText>. A</w:delText>
        </w:r>
      </w:del>
      <w:ins w:id="29" w:author="Belle Realty v2.2 Review" w:date="2026-08-13T18:47:00Z" w16du:dateUtc="2026-08-13T23:47:00Z">
        <w:r>
          <w:t>) a</w:t>
        </w:r>
      </w:ins>
      <w:r>
        <w:t xml:space="preserve"> delicatessen or </w:t>
      </w:r>
      <w:del w:id="30" w:author="Belle Realty v2.2 Review" w:date="2026-08-13T18:47:00Z" w16du:dateUtc="2026-08-13T23:47:00Z">
        <w:r>
          <w:delText xml:space="preserve">other </w:delText>
        </w:r>
      </w:del>
      <w:r>
        <w:t xml:space="preserve">restaurant whose operations are the same </w:t>
      </w:r>
      <w:ins w:id="31" w:author="Belle Realty v2.2 Review" w:date="2026-08-13T18:47:00Z" w16du:dateUtc="2026-08-13T23:47:00Z">
        <w:r>
          <w:t xml:space="preserve">as </w:t>
        </w:r>
      </w:ins>
      <w:r>
        <w:t xml:space="preserve">or similar to a </w:t>
      </w:r>
      <w:del w:id="32" w:author="Belle Realty v2.2 Review" w:date="2026-08-13T18:47:00Z" w16du:dateUtc="2026-08-13T23:47:00Z">
        <w:r>
          <w:delText>Jason’s</w:delText>
        </w:r>
      </w:del>
      <w:ins w:id="33" w:author="Belle Realty v2.2 Review" w:date="2026-08-13T18:47:00Z" w16du:dateUtc="2026-08-13T23:47:00Z">
        <w:r>
          <w:t>Jason's</w:t>
        </w:r>
      </w:ins>
      <w:r>
        <w:t xml:space="preserve"> Deli or whose primary menu items are salads, soups, sandwiches, </w:t>
      </w:r>
      <w:del w:id="34" w:author="Belle Realty v2.2 Review" w:date="2026-08-13T18:47:00Z" w16du:dateUtc="2026-08-13T23:47:00Z">
        <w:r>
          <w:delText xml:space="preserve">and </w:delText>
        </w:r>
      </w:del>
      <w:r>
        <w:t>baked potatoes</w:t>
      </w:r>
      <w:ins w:id="35" w:author="Belle Realty v2.2 Review" w:date="2026-08-13T18:47:00Z" w16du:dateUtc="2026-08-13T23:47:00Z">
        <w:r>
          <w:t>,</w:t>
        </w:r>
      </w:ins>
      <w:r>
        <w:t xml:space="preserve"> or any </w:t>
      </w:r>
      <w:del w:id="36" w:author="Belle Realty v2.2 Review" w:date="2026-08-13T18:47:00Z" w16du:dateUtc="2026-08-13T23:47:00Z">
        <w:r>
          <w:delText>one or more of said items.</w:delText>
        </w:r>
      </w:del>
    </w:p>
    <w:p w14:paraId="6ACAABD9" w14:textId="77777777" w:rsidR="00915F2D" w:rsidRDefault="00125D3A">
      <w:pPr>
        <w:spacing w:after="120" w:line="240" w:lineRule="auto"/>
        <w:ind w:firstLine="360"/>
        <w:jc w:val="both"/>
        <w:rPr>
          <w:del w:id="37" w:author="Belle Realty v2.2 Review" w:date="2026-08-13T18:47:00Z" w16du:dateUtc="2026-08-13T23:47:00Z"/>
        </w:rPr>
      </w:pPr>
      <w:ins w:id="38" w:author="Belle Realty v2.2 Review" w:date="2026-08-13T18:47:00Z" w16du:dateUtc="2026-08-13T23:47:00Z">
        <w:r>
          <w:t>combination thereof; (</w:t>
        </w:r>
      </w:ins>
      <w:r>
        <w:t>ii</w:t>
      </w:r>
      <w:del w:id="39" w:author="Belle Realty v2.2 Review" w:date="2026-08-13T18:47:00Z" w16du:dateUtc="2026-08-13T23:47:00Z">
        <w:r>
          <w:delText>. A</w:delText>
        </w:r>
      </w:del>
      <w:ins w:id="40" w:author="Belle Realty v2.2 Review" w:date="2026-08-13T18:47:00Z" w16du:dateUtc="2026-08-13T23:47:00Z">
        <w:r>
          <w:t>) a</w:t>
        </w:r>
      </w:ins>
      <w:r>
        <w:t xml:space="preserve"> veterinary clinic engaged primarily in the care and treatment of cats</w:t>
      </w:r>
      <w:del w:id="41" w:author="Belle Realty v2.2 Review" w:date="2026-08-13T18:47:00Z" w16du:dateUtc="2026-08-13T23:47:00Z">
        <w:r>
          <w:delText>.</w:delText>
        </w:r>
      </w:del>
    </w:p>
    <w:p w14:paraId="7C2FA215" w14:textId="77777777" w:rsidR="00915F2D" w:rsidRDefault="00125D3A">
      <w:pPr>
        <w:spacing w:after="120" w:line="240" w:lineRule="auto"/>
        <w:ind w:firstLine="360"/>
        <w:jc w:val="both"/>
        <w:rPr>
          <w:del w:id="42" w:author="Belle Realty v2.2 Review" w:date="2026-08-13T18:47:00Z" w16du:dateUtc="2026-08-13T23:47:00Z"/>
        </w:rPr>
      </w:pPr>
      <w:ins w:id="43" w:author="Belle Realty v2.2 Review" w:date="2026-08-13T18:47:00Z" w16du:dateUtc="2026-08-13T23:47:00Z">
        <w:r>
          <w:t>; or (</w:t>
        </w:r>
      </w:ins>
      <w:r>
        <w:t>iii</w:t>
      </w:r>
      <w:del w:id="44" w:author="Belle Realty v2.2 Review" w:date="2026-08-13T18:47:00Z" w16du:dateUtc="2026-08-13T23:47:00Z">
        <w:r>
          <w:delText>. A</w:delText>
        </w:r>
      </w:del>
      <w:ins w:id="45" w:author="Belle Realty v2.2 Review" w:date="2026-08-13T18:47:00Z" w16du:dateUtc="2026-08-13T23:47:00Z">
        <w:r>
          <w:t>) a</w:t>
        </w:r>
      </w:ins>
      <w:r>
        <w:t xml:space="preserve"> retail boutique whose primary business is the sale of </w:t>
      </w:r>
      <w:del w:id="46" w:author="Belle Realty v2.2 Review" w:date="2026-08-13T18:47:00Z" w16du:dateUtc="2026-08-13T23:47:00Z">
        <w:r>
          <w:delText xml:space="preserve">items including </w:delText>
        </w:r>
      </w:del>
      <w:r>
        <w:t xml:space="preserve">home goods, monogrammed </w:t>
      </w:r>
      <w:del w:id="47" w:author="Belle Realty v2.2 Review" w:date="2026-08-13T18:47:00Z" w16du:dateUtc="2026-08-13T23:47:00Z">
        <w:r>
          <w:delText>and/</w:delText>
        </w:r>
      </w:del>
      <w:r>
        <w:t xml:space="preserve">or personalized items, candles, home decorations, drinkware, </w:t>
      </w:r>
      <w:del w:id="48" w:author="Belle Realty v2.2 Review" w:date="2026-08-13T18:47:00Z" w16du:dateUtc="2026-08-13T23:47:00Z">
        <w:r>
          <w:delText>and</w:delText>
        </w:r>
      </w:del>
      <w:ins w:id="49" w:author="Belle Realty v2.2 Review" w:date="2026-08-13T18:47:00Z" w16du:dateUtc="2026-08-13T23:47:00Z">
        <w:r>
          <w:t>or</w:t>
        </w:r>
      </w:ins>
      <w:r>
        <w:t xml:space="preserve"> jewelry.</w:t>
      </w:r>
    </w:p>
    <w:p w14:paraId="511FDBAF" w14:textId="77777777" w:rsidR="0074275A" w:rsidRDefault="00125D3A">
      <w:pPr>
        <w:spacing w:after="120" w:line="240" w:lineRule="auto"/>
        <w:ind w:firstLine="360"/>
        <w:jc w:val="both"/>
      </w:pPr>
      <w:del w:id="50" w:author="Belle Realty v2.2 Review" w:date="2026-08-13T18:47:00Z" w16du:dateUtc="2026-08-13T23:47:00Z">
        <w:r>
          <w:delText>iv. A retail boutique whose primary business</w:delText>
        </w:r>
      </w:del>
      <w:ins w:id="51" w:author="Belle Realty v2.2 Review" w:date="2026-08-13T18:47:00Z" w16du:dateUtc="2026-08-13T23:47:00Z">
        <w:r>
          <w:t xml:space="preserve"> This list must be reconciled against then-existing tenant exclusives before each lease</w:t>
        </w:r>
      </w:ins>
      <w:r>
        <w:t xml:space="preserve"> is </w:t>
      </w:r>
      <w:del w:id="52" w:author="Belle Realty v2.2 Review" w:date="2026-08-13T18:47:00Z" w16du:dateUtc="2026-08-13T23:47:00Z">
        <w:r>
          <w:delText>the sale of items including home goods, monogrammed and/or personalized items, candles, home decorations, drinkware, and jewelry</w:delText>
        </w:r>
      </w:del>
      <w:ins w:id="53" w:author="Belle Realty v2.2 Review" w:date="2026-08-13T18:47:00Z" w16du:dateUtc="2026-08-13T23:47:00Z">
        <w:r>
          <w:t>issued</w:t>
        </w:r>
      </w:ins>
      <w:r>
        <w:t>.</w:t>
      </w:r>
    </w:p>
    <w:p w14:paraId="4E3B9C7E" w14:textId="77777777" w:rsidR="0074275A" w:rsidRDefault="00125D3A">
      <w:pPr>
        <w:keepNext/>
        <w:spacing w:before="140" w:after="80"/>
      </w:pPr>
      <w:r>
        <w:rPr>
          <w:b/>
        </w:rPr>
        <w:t>Section 3.01 - Term:</w:t>
      </w:r>
    </w:p>
    <w:p w14:paraId="5FEF7865" w14:textId="77777777" w:rsidR="0074275A" w:rsidRDefault="00125D3A">
      <w:pPr>
        <w:spacing w:after="120" w:line="240" w:lineRule="auto"/>
        <w:ind w:firstLine="360"/>
        <w:jc w:val="both"/>
      </w:pPr>
      <w:r>
        <w:t>The term of this Agreement shall commence on July 1, 2025 (“Commencement Date”) and shall expire at midnight, Lafayette, Louisiana time December 31, 2031 (“Initial Term”).</w:t>
      </w:r>
    </w:p>
    <w:p w14:paraId="00EAA6BE" w14:textId="77777777" w:rsidR="0074275A" w:rsidRDefault="00125D3A">
      <w:pPr>
        <w:keepNext/>
        <w:spacing w:before="140" w:after="80"/>
      </w:pPr>
      <w:r>
        <w:rPr>
          <w:b/>
        </w:rPr>
        <w:t>Section 4.01 - Rent:</w:t>
      </w:r>
    </w:p>
    <w:p w14:paraId="450B77A7" w14:textId="77777777" w:rsidR="0074275A" w:rsidRDefault="00125D3A">
      <w:pPr>
        <w:spacing w:after="120" w:line="240" w:lineRule="auto"/>
        <w:ind w:firstLine="360"/>
        <w:jc w:val="both"/>
      </w:pPr>
      <w:r>
        <w:t>A. Premises Base Rent. During the Initial Term, the Lessee shall pay to the Lessor a monthly base rent for</w:t>
      </w:r>
    </w:p>
    <w:p w14:paraId="63FA1716" w14:textId="77777777" w:rsidR="0074275A" w:rsidRDefault="00125D3A">
      <w:pPr>
        <w:spacing w:after="120" w:line="240" w:lineRule="auto"/>
        <w:ind w:firstLine="360"/>
        <w:jc w:val="both"/>
      </w:pPr>
      <w:r>
        <w:t>the Premises, which is calculated as follows and depicted below in the column labeled “BASE”:</w:t>
      </w:r>
    </w:p>
    <w:p w14:paraId="0C548EFF" w14:textId="77777777" w:rsidR="0074275A" w:rsidRDefault="00125D3A">
      <w:pPr>
        <w:spacing w:after="120" w:line="240" w:lineRule="auto"/>
        <w:ind w:firstLine="360"/>
        <w:jc w:val="both"/>
      </w:pPr>
      <w:r>
        <w:t>See Schedule G attached hereto and made a part hereof</w:t>
      </w:r>
    </w:p>
    <w:p w14:paraId="22FE849C" w14:textId="77777777" w:rsidR="0074275A" w:rsidRDefault="00125D3A">
      <w:pPr>
        <w:spacing w:after="120" w:line="240" w:lineRule="auto"/>
        <w:ind w:firstLine="360"/>
        <w:jc w:val="both"/>
      </w:pPr>
      <w:r>
        <w:t>B. Additional Rent. During the Initial Term, the Lessee shall pay to the Lessor, as additional rent (“Additional Rent”), the following amounts.</w:t>
      </w:r>
    </w:p>
    <w:p w14:paraId="19322273" w14:textId="77777777" w:rsidR="0074275A" w:rsidRDefault="00125D3A">
      <w:pPr>
        <w:spacing w:after="120" w:line="240" w:lineRule="auto"/>
        <w:ind w:firstLine="360"/>
        <w:jc w:val="both"/>
      </w:pPr>
      <w:r>
        <w:t>1. Common Area Maintenance Charges. The Lessee shall pay to the Lessor, the Lessee’s Pro Rata Portion of the Common Area (as hereinafter defined) maintenance charges (“ Common Area Maintenance Charges”).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w:t>
      </w:r>
      <w:r>
        <w:t>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w:t>
      </w:r>
      <w:r>
        <w:t xml:space="preserve">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Schedule B.</w:t>
      </w:r>
    </w:p>
    <w:p w14:paraId="33605E16" w14:textId="77777777" w:rsidR="0074275A" w:rsidRDefault="00125D3A">
      <w:pPr>
        <w:spacing w:after="120" w:line="240" w:lineRule="auto"/>
        <w:ind w:firstLine="360"/>
        <w:jc w:val="both"/>
      </w:pPr>
      <w:r>
        <w:t>2. Tax and Insurance Charges. The Lessee shall pay to the Lessor the Lessee’s Pro Rata Portion of the annual charges incurred by the Lessor for taxes and insurance coverage for the Boulevard Shopping Center Property (“ Taxes and Insurance Charges ”). Tax charges shall include all real property taxes, personal property taxes, improvement bonds and other charges or assessments which are levied upon or with respect to the Boulevard Shopping Center Property, including any increase in such taxes or a reassessmen</w:t>
      </w:r>
      <w:r>
        <w:t>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w:t>
      </w:r>
    </w:p>
    <w:p w14:paraId="13063056" w14:textId="77777777" w:rsidR="0074275A" w:rsidRDefault="00125D3A">
      <w:pPr>
        <w:spacing w:after="120" w:line="240" w:lineRule="auto"/>
        <w:ind w:firstLine="360"/>
        <w:jc w:val="both"/>
      </w:pPr>
      <w:r>
        <w:t>3. Payment of Additional Rent. Lessee shall pay to the Lessor, as Additional Rent, one twelfth of the Lessee’s Pro Rata Portion of the Common Area Maintenance Charges and one twelfth of the Lessee’s Pro Rata Portion of the Taxes and Insurance Charges as set forth herein.</w:t>
      </w:r>
    </w:p>
    <w:p w14:paraId="6F790B83" w14:textId="77777777" w:rsidR="0074275A" w:rsidRDefault="00125D3A">
      <w:pPr>
        <w:spacing w:after="120" w:line="240" w:lineRule="auto"/>
        <w:ind w:firstLine="360"/>
        <w:jc w:val="both"/>
      </w:pPr>
      <w:r>
        <w:t>The parties agree that as of the commencement date of this Agreement: i. the Common Area Maintenance Charges are $2.10 per square foot of the Premises annually, payable monthly as provided herein;</w:t>
      </w:r>
    </w:p>
    <w:p w14:paraId="11BB8A3E" w14:textId="77777777" w:rsidR="0074275A" w:rsidRDefault="00125D3A">
      <w:pPr>
        <w:spacing w:after="120" w:line="240" w:lineRule="auto"/>
        <w:ind w:firstLine="360"/>
        <w:jc w:val="both"/>
      </w:pPr>
      <w:r>
        <w:t>ii. the Tax Charges per square foot of the Premises annually, payable monthly as provided herein. The parties agree that the Insurance Charges are $0.95 per square foot of the Premises annually, payable monthly as provided herein; and</w:t>
      </w:r>
    </w:p>
    <w:p w14:paraId="62B3247E" w14:textId="77777777" w:rsidR="0074275A" w:rsidRDefault="00125D3A">
      <w:pPr>
        <w:spacing w:after="120" w:line="240" w:lineRule="auto"/>
        <w:ind w:firstLine="360"/>
        <w:jc w:val="both"/>
      </w:pPr>
      <w:r>
        <w:t>iii. the parties agree that the Insurance Charges are $1.95 per square foot of the Premises annually, payable monthly as provided herein; and</w:t>
      </w:r>
    </w:p>
    <w:p w14:paraId="0D8BE9EA" w14:textId="77777777" w:rsidR="0074275A" w:rsidRDefault="00125D3A">
      <w:pPr>
        <w:spacing w:after="120" w:line="240" w:lineRule="auto"/>
        <w:ind w:firstLine="360"/>
        <w:jc w:val="both"/>
      </w:pPr>
      <w:r>
        <w:t>4. Total Monthly Rental Payment Amount for months one (1) through sixty-five (65) of the Initial Term for the Premises shall be calculated as follows:</w:t>
      </w:r>
    </w:p>
    <w:p w14:paraId="4B997E50" w14:textId="77777777" w:rsidR="0074275A" w:rsidRDefault="00125D3A">
      <w:pPr>
        <w:spacing w:after="120" w:line="240" w:lineRule="auto"/>
        <w:ind w:firstLine="360"/>
        <w:jc w:val="both"/>
      </w:pPr>
      <w:r>
        <w:t>See Schedule G attached hereto and made a part hereof</w:t>
      </w:r>
    </w:p>
    <w:p w14:paraId="5A8FA7C4" w14:textId="77777777" w:rsidR="0074275A" w:rsidRDefault="00125D3A">
      <w:pPr>
        <w:spacing w:after="120" w:line="240" w:lineRule="auto"/>
        <w:ind w:firstLine="360"/>
        <w:jc w:val="both"/>
      </w:pPr>
      <w:r>
        <w:t>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w:t>
      </w:r>
      <w:r>
        <w:t>enance Charges and/or Taxes and Insurance Charges by more than five percent (5%).</w:t>
      </w:r>
    </w:p>
    <w:p w14:paraId="5423E8D6" w14:textId="77777777" w:rsidR="0074275A" w:rsidRDefault="00125D3A">
      <w:pPr>
        <w:spacing w:after="120" w:line="240" w:lineRule="auto"/>
        <w:ind w:firstLine="360"/>
        <w:jc w:val="both"/>
      </w:pPr>
      <w:r>
        <w:t>5. Payment of Rent. The monthly payment of the Base Rent and Additional Rent for the Premises (collectively, the “Total Monthly Rental Payment ”) shall be due on the first day of each calendar month. The Lessor and Lessee hereby acknowledge and agree that the Lessee shall be obligated to make monthly Additional Rent payments beginning with the Commencement Date.</w:t>
      </w:r>
    </w:p>
    <w:p w14:paraId="00A84365" w14:textId="77777777" w:rsidR="0074275A" w:rsidRDefault="00125D3A">
      <w:pPr>
        <w:spacing w:after="120" w:line="240" w:lineRule="auto"/>
        <w:ind w:firstLine="360"/>
        <w:jc w:val="both"/>
      </w:pPr>
      <w:r>
        <w:t>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w:t>
      </w:r>
    </w:p>
    <w:p w14:paraId="522E3183" w14:textId="77777777" w:rsidR="0074275A" w:rsidRDefault="00125D3A">
      <w:pPr>
        <w:spacing w:after="120" w:line="240" w:lineRule="auto"/>
        <w:ind w:firstLine="360"/>
        <w:jc w:val="both"/>
      </w:pPr>
      <w:r>
        <w:t>All rental payments due hereunder shall be made to the Lessor by mailing the same to PO Box 62230, Lafayette, LA 70596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w:t>
      </w:r>
      <w:r>
        <w:t>sit into and credit to a bank account designated in writing by Lessor. Lessee shall fill out the ACH Agreement attached to as Schedule F</w:t>
      </w:r>
    </w:p>
    <w:p w14:paraId="512E54CB" w14:textId="77777777" w:rsidR="0074275A" w:rsidRDefault="00125D3A">
      <w:pPr>
        <w:keepNext/>
        <w:spacing w:before="140" w:after="80"/>
      </w:pPr>
      <w:r>
        <w:rPr>
          <w:b/>
        </w:rPr>
        <w:t>Section 5.01 - Real Property Taxes:</w:t>
      </w:r>
    </w:p>
    <w:p w14:paraId="7977CBC1" w14:textId="77777777" w:rsidR="0074275A" w:rsidRDefault="00125D3A">
      <w:pPr>
        <w:spacing w:after="120" w:line="240" w:lineRule="auto"/>
        <w:ind w:firstLine="360"/>
        <w:jc w:val="both"/>
      </w:pPr>
      <w:r>
        <w:t>Lessee shall be responsible for and shall pay before delinquency, its Pro Rata Portion of all real property taxes and assessments levied and assessed against the Premises, and shall make such payment in accordance with paragraph 4.01(B) hereof.</w:t>
      </w:r>
    </w:p>
    <w:p w14:paraId="03D0AD6B" w14:textId="77777777" w:rsidR="0074275A" w:rsidRDefault="00125D3A">
      <w:pPr>
        <w:keepNext/>
        <w:spacing w:before="140" w:after="80"/>
      </w:pPr>
      <w:r>
        <w:rPr>
          <w:b/>
        </w:rPr>
        <w:t>Section 6.01 - Personal Property Taxes:</w:t>
      </w:r>
    </w:p>
    <w:p w14:paraId="7799908C" w14:textId="77777777" w:rsidR="0074275A" w:rsidRDefault="00125D3A">
      <w:pPr>
        <w:spacing w:after="120" w:line="240" w:lineRule="auto"/>
        <w:ind w:firstLine="360"/>
        <w:jc w:val="both"/>
      </w:pPr>
      <w:r>
        <w:t>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w:t>
      </w:r>
    </w:p>
    <w:p w14:paraId="594B5148" w14:textId="77777777" w:rsidR="0074275A" w:rsidRDefault="00125D3A">
      <w:pPr>
        <w:keepNext/>
        <w:spacing w:before="140" w:after="80"/>
      </w:pPr>
      <w:r>
        <w:rPr>
          <w:b/>
        </w:rPr>
        <w:t>Section 7.01 - Limitations on Use:</w:t>
      </w:r>
    </w:p>
    <w:p w14:paraId="397A0BE7" w14:textId="77777777" w:rsidR="0074275A" w:rsidRDefault="00125D3A">
      <w:pPr>
        <w:spacing w:after="120" w:line="240" w:lineRule="auto"/>
        <w:ind w:firstLine="360"/>
        <w:jc w:val="both"/>
      </w:pPr>
      <w:r>
        <w:t>Lessee shall not do, bring or keep anything in or about the Premises that will cause the cancellation of any insurance</w:t>
      </w:r>
    </w:p>
    <w:p w14:paraId="1A27611B" w14:textId="77777777" w:rsidR="0074275A" w:rsidRDefault="00125D3A">
      <w:pPr>
        <w:spacing w:after="120" w:line="240" w:lineRule="auto"/>
        <w:ind w:firstLine="360"/>
        <w:jc w:val="both"/>
      </w:pPr>
      <w:r>
        <w:t>covering the Premises. If the rate of any insurance carried by Lessor is increased, as a result of Lessee's use, Lessee shall reimburse Lessor for the amount of such increase.</w:t>
      </w:r>
    </w:p>
    <w:p w14:paraId="73C50785" w14:textId="77777777" w:rsidR="0074275A" w:rsidRDefault="00125D3A">
      <w:pPr>
        <w:spacing w:after="120" w:line="240" w:lineRule="auto"/>
        <w:ind w:firstLine="360"/>
        <w:jc w:val="both"/>
      </w:pPr>
      <w:r>
        <w:t>A. Lessee shall not permit any activity on the premises which may in law constitute a nuisance, public or private, or which may constitute a violation of any environmental laws, or any other laws, ordinances or regulations.</w:t>
      </w:r>
    </w:p>
    <w:p w14:paraId="68BE7ACA" w14:textId="77777777" w:rsidR="0074275A" w:rsidRDefault="00125D3A">
      <w:pPr>
        <w:spacing w:after="120" w:line="240" w:lineRule="auto"/>
        <w:ind w:firstLine="360"/>
        <w:jc w:val="both"/>
      </w:pPr>
      <w:r>
        <w:t>B. Lessee shall not operate all or any portion of the premises as a “place of public accommodation,” as such term is defined under the Americans With Disabilities Act, 42 U.S.C. 12101 et, seq. (the ADA) and the regulations pursuant to such act.</w:t>
      </w:r>
    </w:p>
    <w:p w14:paraId="6E7992CA" w14:textId="77777777" w:rsidR="0074275A" w:rsidRDefault="00125D3A">
      <w:pPr>
        <w:keepNext/>
        <w:spacing w:before="140" w:after="80"/>
      </w:pPr>
      <w:r>
        <w:rPr>
          <w:b/>
        </w:rPr>
        <w:t>Section 8.01 - Assignment and Subletting:</w:t>
      </w:r>
    </w:p>
    <w:p w14:paraId="49012F71" w14:textId="77777777" w:rsidR="0074275A" w:rsidRDefault="00125D3A">
      <w:pPr>
        <w:spacing w:after="120" w:line="240" w:lineRule="auto"/>
        <w:ind w:firstLine="360"/>
        <w:jc w:val="both"/>
      </w:pPr>
      <w: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w:t>
      </w:r>
      <w:r>
        <w:t>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w:t>
      </w:r>
      <w:r>
        <w:t>(s) shall be made subject to rights of Lessee under this Lease.</w:t>
      </w:r>
    </w:p>
    <w:p w14:paraId="4D85D6CB" w14:textId="77777777" w:rsidR="0074275A" w:rsidRDefault="00125D3A">
      <w:pPr>
        <w:keepNext/>
        <w:spacing w:before="140" w:after="80"/>
      </w:pPr>
      <w:r>
        <w:rPr>
          <w:b/>
        </w:rPr>
        <w:t>Section 9.01 - Maintenance, Repairs:</w:t>
      </w:r>
    </w:p>
    <w:p w14:paraId="228E144C" w14:textId="77777777" w:rsidR="0074275A" w:rsidRDefault="00125D3A">
      <w:pPr>
        <w:spacing w:after="120" w:line="240" w:lineRule="auto"/>
        <w:ind w:firstLine="360"/>
        <w:jc w:val="both"/>
      </w:pPr>
      <w:r>
        <w:t>Lessee acknowledges that the Premises is in good order and repair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 sor. Lessee shall also be responsible for keeping at all times areas imm</w:t>
      </w:r>
      <w:r>
        <w:t>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w:t>
      </w:r>
      <w:r>
        <w:t>, directors, shareholders, members, partners, representatives, agents, customers, guests, invitees or l icensees, to the extent to which such is not covered by insurance under Section 15.01. Notwithstanding the foregoing, the Lessor shall be responsible for the repair and replacement, if necessary, of the heating and air conditioning (“HVAC”) system servicing the Premises provided that (i) the Lessee shall pay the first $ 1,500.00 for each repair visit and fifty -percent (50%) toward the replacement cost of</w:t>
      </w:r>
      <w:r>
        <w:t xml:space="preserve"> the HVAC system or any component thereof, and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w:t>
      </w:r>
      <w:r>
        <w:t>15) days of a repair visit made by such HVAC maintenance provider (“Preceding Repair Visit”) (not including a routine maintenance visit pursuant to a monthly maintenance contract), then the amount paid by the Lessee toward the cost of the Preceding Repair Visit shall be credited toward the Lessee’s obligation to pay fifty (50%) toward the replacement cost of the HVAC system. Lessee further agrees to maintain the Premises in clean and healthful condition and to comply with all laws, ordinances, orders, rules</w:t>
      </w:r>
      <w:r>
        <w:t xml:space="preserve"> and regulations (state, federal, municipal and any other agencies or bodies having any jurisdiction thereof) with respect to the use, condition or occupancy of the Premises. In discharging the</w:t>
      </w:r>
    </w:p>
    <w:p w14:paraId="3FAD6653" w14:textId="77777777" w:rsidR="0074275A" w:rsidRDefault="00125D3A">
      <w:pPr>
        <w:spacing w:after="120" w:line="240" w:lineRule="auto"/>
        <w:ind w:firstLine="360"/>
        <w:jc w:val="both"/>
      </w:pPr>
      <w:r>
        <w:t>responsibilities hereunder, Lessee shall utilize the services of bonded, licensed contractors to perform all maintenance or repair work to the Premises. Lessee agrees to hire Broussard &amp; Smith Services or Butcher Air Conditioning, or other agreeable HVAC provider, to perform all maintenance, repairs and replacements of the heating and air conditioning systems and components servicing the Premises.</w:t>
      </w:r>
    </w:p>
    <w:p w14:paraId="7A3B5943" w14:textId="77777777" w:rsidR="0074275A" w:rsidRDefault="00125D3A">
      <w:pPr>
        <w:keepNext/>
        <w:spacing w:before="140" w:after="80"/>
      </w:pPr>
      <w:r>
        <w:rPr>
          <w:b/>
        </w:rPr>
        <w:t>Section 10.01 - Alterations:</w:t>
      </w:r>
    </w:p>
    <w:p w14:paraId="51DC5ABF" w14:textId="77777777" w:rsidR="0074275A" w:rsidRDefault="00125D3A">
      <w:pPr>
        <w:spacing w:after="120" w:line="240" w:lineRule="auto"/>
        <w:ind w:firstLine="360"/>
        <w:jc w:val="both"/>
      </w:pPr>
      <w:r>
        <w:t>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w:t>
      </w:r>
    </w:p>
    <w:p w14:paraId="0D923186" w14:textId="77777777" w:rsidR="0074275A" w:rsidRDefault="00125D3A">
      <w:pPr>
        <w:spacing w:after="120" w:line="240" w:lineRule="auto"/>
        <w:ind w:firstLine="360"/>
        <w:jc w:val="both"/>
      </w:pPr>
      <w:r>
        <w:t>A. The improvements or alterations shall not be commenced until seven (7) days after Lessor has received written notice from Lessee stating the date the alternations are to commence and Lessor has consented to same.</w:t>
      </w:r>
    </w:p>
    <w:p w14:paraId="3C8296E1" w14:textId="77777777" w:rsidR="0074275A" w:rsidRDefault="00125D3A">
      <w:pPr>
        <w:spacing w:after="120" w:line="240" w:lineRule="auto"/>
        <w:ind w:firstLine="360"/>
        <w:jc w:val="both"/>
      </w:pPr>
      <w:r>
        <w:t>B. The improvements or alterations shall be in conformance with all applicable local, state or federal laws and regulations.</w:t>
      </w:r>
    </w:p>
    <w:p w14:paraId="78E30E3A" w14:textId="77777777" w:rsidR="0074275A" w:rsidRDefault="00125D3A">
      <w:pPr>
        <w:spacing w:after="120" w:line="240" w:lineRule="auto"/>
        <w:ind w:firstLine="360"/>
        <w:jc w:val="both"/>
      </w:pPr>
      <w:r>
        <w:t>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w:t>
      </w:r>
    </w:p>
    <w:p w14:paraId="39A5B4C4" w14:textId="77777777" w:rsidR="0074275A" w:rsidRDefault="00125D3A">
      <w:pPr>
        <w:spacing w:after="120" w:line="240" w:lineRule="auto"/>
        <w:ind w:firstLine="360"/>
        <w:jc w:val="both"/>
      </w:pPr>
      <w:r>
        <w:t>The Lessee shall not cause or permit any mechanic’s liens to be filed against the Premises, and Lessee shall indemnify, hold harmless, and defend the Lessor from and against any and all such liens.</w:t>
      </w:r>
    </w:p>
    <w:p w14:paraId="25149A0C" w14:textId="77777777" w:rsidR="0074275A" w:rsidRDefault="00125D3A">
      <w:pPr>
        <w:spacing w:after="120" w:line="240" w:lineRule="auto"/>
        <w:ind w:firstLine="360"/>
        <w:jc w:val="both"/>
      </w:pPr>
      <w:r>
        <w:t>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w:t>
      </w:r>
      <w:r>
        <w:t xml:space="preserv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w:t>
      </w:r>
      <w:r>
        <w:t>d any thing or any item, furniture, fixture, flooring, movable or immovable, etc., without first consulting the Lessor and obtaining Lessor’s written permission.</w:t>
      </w:r>
    </w:p>
    <w:p w14:paraId="226685D8" w14:textId="77777777" w:rsidR="0074275A" w:rsidRDefault="00125D3A">
      <w:pPr>
        <w:keepNext/>
        <w:spacing w:before="140" w:after="80"/>
      </w:pPr>
      <w:r>
        <w:rPr>
          <w:b/>
        </w:rPr>
        <w:t>Section 11.01 - Utilities and Janitorial Services:</w:t>
      </w:r>
    </w:p>
    <w:p w14:paraId="52296DE2" w14:textId="77777777" w:rsidR="0074275A" w:rsidRDefault="00125D3A">
      <w:pPr>
        <w:spacing w:after="120" w:line="240" w:lineRule="auto"/>
        <w:ind w:firstLine="360"/>
        <w:jc w:val="both"/>
      </w:pPr>
      <w: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w:t>
      </w:r>
      <w:r>
        <w:t>responsible for the trash or refuse disposal services to the trash or refuse generated by or related to the Premises.</w:t>
      </w:r>
    </w:p>
    <w:p w14:paraId="1A695CB5" w14:textId="77777777" w:rsidR="0074275A" w:rsidRDefault="00125D3A">
      <w:pPr>
        <w:spacing w:after="120" w:line="240" w:lineRule="auto"/>
        <w:ind w:firstLine="360"/>
        <w:jc w:val="both"/>
      </w:pPr>
      <w:r>
        <w:t>At the commencement of the Initial Term, Lessee shall immediately transfer electric utility service from the name of</w:t>
      </w:r>
    </w:p>
    <w:p w14:paraId="57164AEB" w14:textId="77777777" w:rsidR="0074275A" w:rsidRDefault="00125D3A">
      <w:pPr>
        <w:spacing w:after="120" w:line="240" w:lineRule="auto"/>
        <w:ind w:firstLine="360"/>
        <w:jc w:val="both"/>
      </w:pPr>
      <w:r>
        <w:t>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w:t>
      </w:r>
    </w:p>
    <w:p w14:paraId="0D44F7EF" w14:textId="77777777" w:rsidR="0074275A" w:rsidRDefault="00125D3A">
      <w:pPr>
        <w:spacing w:after="120" w:line="240" w:lineRule="auto"/>
        <w:ind w:firstLine="360"/>
        <w:jc w:val="both"/>
      </w:pPr>
      <w:r>
        <w:t>Lessee shall not disconnect the electricity, gas or water at any time during the term of this Agreement, including in anticipation of the termination of the tenancy created herein. Upon termination of the term of this</w:t>
      </w:r>
    </w:p>
    <w:p w14:paraId="29E84825" w14:textId="77777777" w:rsidR="0074275A" w:rsidRDefault="00125D3A">
      <w:pPr>
        <w:spacing w:after="120" w:line="240" w:lineRule="auto"/>
        <w:ind w:firstLine="360"/>
        <w:jc w:val="both"/>
      </w:pPr>
      <w:r>
        <w:t>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w:t>
      </w:r>
    </w:p>
    <w:p w14:paraId="4F246F62" w14:textId="77777777" w:rsidR="0074275A" w:rsidRDefault="00125D3A">
      <w:pPr>
        <w:keepNext/>
        <w:spacing w:before="140" w:after="80"/>
      </w:pPr>
      <w:r>
        <w:rPr>
          <w:b/>
        </w:rPr>
        <w:t>Section 12.01 - Signs:</w:t>
      </w:r>
    </w:p>
    <w:p w14:paraId="43D1E86E" w14:textId="77777777" w:rsidR="0074275A" w:rsidRDefault="00125D3A">
      <w:pPr>
        <w:spacing w:after="120" w:line="240" w:lineRule="auto"/>
        <w:ind w:firstLine="360"/>
        <w:jc w:val="both"/>
      </w:pPr>
      <w: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t>
      </w:r>
      <w:r>
        <w:t>with all applicable laws or regulations including, but not limited to the rules and regulations attached hereto as Schedule C and the design criteria attached hereto as Schedule D .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w:t>
      </w:r>
      <w:r>
        <w:t>s sign as provided herein, then the Lessor shall have the right to remove the sign or signs and the Lessee shall be responsible for the payment of such removal and such cost or expense shall be considered as rent due hereunder.</w:t>
      </w:r>
    </w:p>
    <w:p w14:paraId="66CE9807" w14:textId="77777777" w:rsidR="0074275A" w:rsidRDefault="00125D3A">
      <w:pPr>
        <w:spacing w:after="120" w:line="240" w:lineRule="auto"/>
        <w:ind w:firstLine="360"/>
        <w:jc w:val="both"/>
      </w:pPr>
      <w:r>
        <w:t>In addition, Lessee must obtain prior written approval from Lessor of all Lessee exterior signage.</w:t>
      </w:r>
    </w:p>
    <w:p w14:paraId="1EAB3D1B" w14:textId="77777777" w:rsidR="0074275A" w:rsidRDefault="00125D3A">
      <w:pPr>
        <w:spacing w:after="120" w:line="240" w:lineRule="auto"/>
        <w:ind w:firstLine="360"/>
        <w:jc w:val="both"/>
      </w:pPr>
      <w:r>
        <w:t>Should Lessee choose to place a sign under the Premises walkway, it must be erected by Hubbard Sign Company and paid for by the Lessee.</w:t>
      </w:r>
    </w:p>
    <w:p w14:paraId="2A53F240" w14:textId="77777777" w:rsidR="0074275A" w:rsidRDefault="00125D3A">
      <w:pPr>
        <w:keepNext/>
        <w:spacing w:before="140" w:after="80"/>
      </w:pPr>
      <w:r>
        <w:rPr>
          <w:b/>
        </w:rPr>
        <w:t>Section 13.01 - Access:</w:t>
      </w:r>
    </w:p>
    <w:p w14:paraId="718158FD" w14:textId="77777777" w:rsidR="0074275A" w:rsidRDefault="00125D3A">
      <w:pPr>
        <w:spacing w:after="120" w:line="240" w:lineRule="auto"/>
        <w:ind w:firstLine="360"/>
        <w:jc w:val="both"/>
      </w:pPr>
      <w:r>
        <w:t>Lessor and its authorized representatives shall have the right after twelve (12) hours notice to Lessee, to enter the during Lessee’s business hours and at all other reasonable times with such prior notice for the purpose of:</w:t>
      </w:r>
    </w:p>
    <w:p w14:paraId="0A3FD6A7" w14:textId="77777777" w:rsidR="0074275A" w:rsidRDefault="00125D3A">
      <w:pPr>
        <w:spacing w:after="120" w:line="240" w:lineRule="auto"/>
        <w:ind w:firstLine="360"/>
        <w:jc w:val="both"/>
      </w:pPr>
      <w:r>
        <w:t>A. Determining whether the Premises is in good condition and whether Lessee is complying with its obligations under this Agreement;</w:t>
      </w:r>
    </w:p>
    <w:p w14:paraId="4E1A7825" w14:textId="77777777" w:rsidR="0074275A" w:rsidRDefault="00125D3A">
      <w:pPr>
        <w:spacing w:after="120" w:line="240" w:lineRule="auto"/>
        <w:ind w:firstLine="360"/>
        <w:jc w:val="both"/>
      </w:pPr>
      <w:r>
        <w:t>B. Doing any necessary maintenance and to make any restoration or repair to the Premises or the building and other improvements in which the Premises is located that Lessor has the right or obligation to perform.</w:t>
      </w:r>
    </w:p>
    <w:p w14:paraId="687FF51C" w14:textId="77777777" w:rsidR="0074275A" w:rsidRDefault="00125D3A">
      <w:pPr>
        <w:spacing w:after="120" w:line="240" w:lineRule="auto"/>
        <w:ind w:firstLine="360"/>
        <w:jc w:val="both"/>
      </w:pPr>
      <w:r>
        <w:t>C. Posting “for rent” or “for lease” signs during the last three (3) months of the term of this Agreement or any renewal thereof.</w:t>
      </w:r>
    </w:p>
    <w:p w14:paraId="0FEB32EE" w14:textId="77777777" w:rsidR="0074275A" w:rsidRDefault="00125D3A">
      <w:pPr>
        <w:keepNext/>
        <w:spacing w:before="140" w:after="80"/>
      </w:pPr>
      <w:r>
        <w:rPr>
          <w:b/>
        </w:rPr>
        <w:t>Section 14.01 - Indemnity:</w:t>
      </w:r>
    </w:p>
    <w:p w14:paraId="4D0D7C53" w14:textId="77777777" w:rsidR="0074275A" w:rsidRDefault="00125D3A">
      <w:pPr>
        <w:spacing w:after="120" w:line="240" w:lineRule="auto"/>
        <w:ind w:firstLine="360"/>
        <w:jc w:val="both"/>
      </w:pPr>
      <w:r>
        <w:t>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w:t>
      </w:r>
      <w:r>
        <w:t>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w:t>
      </w:r>
    </w:p>
    <w:p w14:paraId="196747E8" w14:textId="77777777" w:rsidR="0074275A" w:rsidRDefault="00125D3A">
      <w:pPr>
        <w:keepNext/>
        <w:spacing w:before="140" w:after="80"/>
      </w:pPr>
      <w:r>
        <w:rPr>
          <w:b/>
        </w:rPr>
        <w:t>Section 14.02 - Hazardous Substances:</w:t>
      </w:r>
    </w:p>
    <w:p w14:paraId="2A3E5B43" w14:textId="77777777" w:rsidR="0074275A" w:rsidRDefault="00125D3A">
      <w:pPr>
        <w:spacing w:after="120" w:line="240" w:lineRule="auto"/>
        <w:ind w:firstLine="360"/>
        <w:jc w:val="both"/>
      </w:pPr>
      <w:r>
        <w:t>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w:t>
      </w:r>
      <w:r>
        <w:t>ardous Substances in, on or under the Premises.</w:t>
      </w:r>
    </w:p>
    <w:p w14:paraId="353FD3DC" w14:textId="77777777" w:rsidR="0074275A" w:rsidRDefault="00125D3A">
      <w:pPr>
        <w:spacing w:after="120" w:line="240" w:lineRule="auto"/>
        <w:ind w:firstLine="360"/>
        <w:jc w:val="both"/>
      </w:pPr>
      <w:r>
        <w:t>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w:t>
      </w:r>
      <w:r>
        <w:t>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w:t>
      </w:r>
    </w:p>
    <w:p w14:paraId="6CAF7370" w14:textId="77777777" w:rsidR="0074275A" w:rsidRDefault="00125D3A">
      <w:pPr>
        <w:spacing w:after="120" w:line="240" w:lineRule="auto"/>
        <w:ind w:firstLine="360"/>
        <w:jc w:val="both"/>
      </w:pPr>
      <w: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et seq., and any applicable State or federal law or regulation. The term shall also be interpreted to include but not be limited to any substance which after release </w:t>
      </w:r>
      <w:r>
        <w:t>into the environment and upon exposure, ingestion, inhalation or assimilation, either directly from the environment or directly by ingestion through food chains will or may reasonably be anticipated to cause death, disease, behavior abnormalities, cancer and/or genetic abnormaliti es, and oil and petroleum based derivatives.</w:t>
      </w:r>
    </w:p>
    <w:p w14:paraId="21EC8BB2" w14:textId="77777777" w:rsidR="0074275A" w:rsidRDefault="00125D3A">
      <w:pPr>
        <w:spacing w:after="120" w:line="240" w:lineRule="auto"/>
        <w:ind w:firstLine="360"/>
        <w:jc w:val="both"/>
      </w:pPr>
      <w:r>
        <w:t>The provisions of this section shall be in addition to any other obligations and liabilities Lessee may have to Lessor at law or in equity and shall survive the termination of this Agreement.</w:t>
      </w:r>
    </w:p>
    <w:p w14:paraId="0AB7F6D2" w14:textId="77777777" w:rsidR="0074275A" w:rsidRDefault="00125D3A">
      <w:pPr>
        <w:keepNext/>
        <w:spacing w:before="140" w:after="80"/>
      </w:pPr>
      <w:r>
        <w:rPr>
          <w:b/>
        </w:rPr>
        <w:t>Section 15.01 - Insurance:</w:t>
      </w:r>
    </w:p>
    <w:p w14:paraId="4E8490E2" w14:textId="77777777" w:rsidR="0074275A" w:rsidRDefault="00125D3A">
      <w:pPr>
        <w:spacing w:after="120" w:line="240" w:lineRule="auto"/>
        <w:ind w:firstLine="360"/>
        <w:jc w:val="both"/>
      </w:pPr>
      <w: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w:t>
      </w:r>
    </w:p>
    <w:p w14:paraId="4EB70997" w14:textId="77777777" w:rsidR="0074275A" w:rsidRDefault="00125D3A">
      <w:pPr>
        <w:spacing w:after="120" w:line="240" w:lineRule="auto"/>
        <w:ind w:firstLine="360"/>
        <w:jc w:val="both"/>
      </w:pPr>
      <w:r>
        <w:t>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w:t>
      </w:r>
      <w:r>
        <w:t>all be entitled to thirty (30) days prior written notice of cancellation and/or non renewal of such policy or coverage of the Lessee.</w:t>
      </w:r>
    </w:p>
    <w:p w14:paraId="5EF7B760" w14:textId="77777777" w:rsidR="0074275A" w:rsidRDefault="00125D3A">
      <w:pPr>
        <w:spacing w:after="120" w:line="240" w:lineRule="auto"/>
        <w:ind w:firstLine="360"/>
        <w:jc w:val="both"/>
      </w:pPr>
      <w:r>
        <w:t>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w:t>
      </w:r>
    </w:p>
    <w:p w14:paraId="6042CFB0" w14:textId="77777777" w:rsidR="0074275A" w:rsidRDefault="00125D3A">
      <w:pPr>
        <w:keepNext/>
        <w:spacing w:before="140" w:after="80"/>
      </w:pPr>
      <w:r>
        <w:rPr>
          <w:b/>
        </w:rPr>
        <w:t>Section 16.01 - Waiver of Subrogation:</w:t>
      </w:r>
    </w:p>
    <w:p w14:paraId="7E268FC4" w14:textId="77777777" w:rsidR="0074275A" w:rsidRDefault="00125D3A">
      <w:pPr>
        <w:spacing w:after="120" w:line="240" w:lineRule="auto"/>
        <w:ind w:firstLine="360"/>
        <w:jc w:val="both"/>
      </w:pPr>
      <w:r>
        <w:t>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w:t>
      </w:r>
      <w:r>
        <w:t>ered by any policy.</w:t>
      </w:r>
    </w:p>
    <w:p w14:paraId="28664392" w14:textId="77777777" w:rsidR="0074275A" w:rsidRDefault="00125D3A">
      <w:pPr>
        <w:keepNext/>
        <w:spacing w:before="140" w:after="80"/>
      </w:pPr>
      <w:r>
        <w:rPr>
          <w:b/>
        </w:rPr>
        <w:t>Section 17.01 - Damage or Destruction:</w:t>
      </w:r>
    </w:p>
    <w:p w14:paraId="1D356885" w14:textId="77777777" w:rsidR="00915F2D" w:rsidRDefault="00125D3A">
      <w:pPr>
        <w:spacing w:after="120" w:line="240" w:lineRule="auto"/>
        <w:ind w:firstLine="360"/>
        <w:jc w:val="both"/>
        <w:rPr>
          <w:del w:id="54" w:author="Belle Realty v2.2 Review" w:date="2026-08-13T18:47:00Z" w16du:dateUtc="2026-08-13T23:47:00Z"/>
        </w:rPr>
      </w:pPr>
      <w:r>
        <w:t xml:space="preserve">If </w:t>
      </w:r>
      <w:ins w:id="55" w:author="Belle Realty v2.2 Review" w:date="2026-08-13T18:47:00Z" w16du:dateUtc="2026-08-13T23:47:00Z">
        <w:r>
          <w:t xml:space="preserve">casualty renders </w:t>
        </w:r>
      </w:ins>
      <w:r>
        <w:t xml:space="preserve">the Premises </w:t>
      </w:r>
      <w:del w:id="56" w:author="Belle Realty v2.2 Review" w:date="2026-08-13T18:47:00Z" w16du:dateUtc="2026-08-13T23:47:00Z">
        <w:r>
          <w:delText>is so damaged or destroyed by fire, flood, earthquake, the elements, casualty, war, riot, public disorder, acts authorized or unauthorized by the government (including a condemnation proceeding) or any other cause or happening so as to render the Premises</w:delText>
        </w:r>
      </w:del>
      <w:ins w:id="57" w:author="Belle Realty v2.2 Review" w:date="2026-08-13T18:47:00Z" w16du:dateUtc="2026-08-13T23:47:00Z">
        <w:r>
          <w:t>wholly</w:t>
        </w:r>
      </w:ins>
      <w:r>
        <w:t xml:space="preserve"> unusable</w:t>
      </w:r>
      <w:del w:id="58" w:author="Belle Realty v2.2 Review" w:date="2026-08-13T18:47:00Z" w16du:dateUtc="2026-08-13T23:47:00Z">
        <w:r>
          <w:delText xml:space="preserve"> for Lessee's operations</w:delText>
        </w:r>
      </w:del>
      <w:r>
        <w:t xml:space="preserve">, as determined by </w:t>
      </w:r>
      <w:del w:id="59" w:author="Belle Realty v2.2 Review" w:date="2026-08-13T18:47:00Z" w16du:dateUtc="2026-08-13T23:47:00Z">
        <w:r>
          <w:delText xml:space="preserve">the </w:delText>
        </w:r>
      </w:del>
      <w:r>
        <w:t xml:space="preserve">Lessor acting in good faith and </w:t>
      </w:r>
      <w:del w:id="60" w:author="Belle Realty v2.2 Review" w:date="2026-08-13T18:47:00Z" w16du:dateUtc="2026-08-13T23:47:00Z">
        <w:r>
          <w:delText xml:space="preserve">in a </w:delText>
        </w:r>
      </w:del>
      <w:r>
        <w:t xml:space="preserve">commercially </w:t>
      </w:r>
      <w:del w:id="61" w:author="Belle Realty v2.2 Review" w:date="2026-08-13T18:47:00Z" w16du:dateUtc="2026-08-13T23:47:00Z">
        <w:r>
          <w:delText>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w:delText>
        </w:r>
        <w:r>
          <w:delText>s, partners, representatives, agents, customers, guests, invitees or licensees.</w:delText>
        </w:r>
      </w:del>
    </w:p>
    <w:p w14:paraId="24F77615" w14:textId="77777777" w:rsidR="00915F2D" w:rsidRDefault="00125D3A">
      <w:pPr>
        <w:spacing w:after="120" w:line="240" w:lineRule="auto"/>
        <w:ind w:firstLine="360"/>
        <w:jc w:val="both"/>
        <w:rPr>
          <w:del w:id="62" w:author="Belle Realty v2.2 Review" w:date="2026-08-13T18:47:00Z" w16du:dateUtc="2026-08-13T23:47:00Z"/>
        </w:rPr>
      </w:pPr>
      <w:del w:id="63" w:author="Belle Realty v2.2 Review" w:date="2026-08-13T18:47:00Z" w16du:dateUtc="2026-08-13T23:47:00Z">
        <w:r>
          <w:delText>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w:delText>
        </w:r>
      </w:del>
      <w:ins w:id="64" w:author="Belle Realty v2.2 Review" w:date="2026-08-13T18:47:00Z" w16du:dateUtc="2026-08-13T23:47:00Z">
        <w:r>
          <w:t>reasonably</w:t>
        </w:r>
      </w:ins>
      <w:r>
        <w:t xml:space="preserve">, Lessor may terminate this Agreement by </w:t>
      </w:r>
      <w:del w:id="65" w:author="Belle Realty v2.2 Review" w:date="2026-08-13T18:47:00Z" w16du:dateUtc="2026-08-13T23:47:00Z">
        <w:r>
          <w:delText xml:space="preserve">giving </w:delText>
        </w:r>
      </w:del>
      <w:r>
        <w:t>written notice</w:t>
      </w:r>
      <w:del w:id="66" w:author="Belle Realty v2.2 Review" w:date="2026-08-13T18:47:00Z" w16du:dateUtc="2026-08-13T23:47:00Z">
        <w:r>
          <w:delText xml:space="preserve"> to the Lessee.</w:delText>
        </w:r>
      </w:del>
      <w:ins w:id="67" w:author="Belle Realty v2.2 Review" w:date="2026-08-13T18:47:00Z" w16du:dateUtc="2026-08-13T23:47:00Z">
        <w:r>
          <w:t>.</w:t>
        </w:r>
      </w:ins>
      <w:r>
        <w:t xml:space="preserve"> If </w:t>
      </w:r>
      <w:ins w:id="68" w:author="Belle Realty v2.2 Review" w:date="2026-08-13T18:47:00Z" w16du:dateUtc="2026-08-13T23:47:00Z">
        <w:r>
          <w:t xml:space="preserve">not terminated, </w:t>
        </w:r>
      </w:ins>
      <w:r>
        <w:t xml:space="preserve">Lessor </w:t>
      </w:r>
      <w:del w:id="69" w:author="Belle Realty v2.2 Review" w:date="2026-08-13T18:47:00Z" w16du:dateUtc="2026-08-13T23:47:00Z">
        <w:r>
          <w:delText xml:space="preserve">elects not to terminate, this Agreement </w:delText>
        </w:r>
      </w:del>
      <w:r>
        <w:t xml:space="preserve">shall </w:t>
      </w:r>
      <w:del w:id="70" w:author="Belle Realty v2.2 Review" w:date="2026-08-13T18:47:00Z" w16du:dateUtc="2026-08-13T23:47:00Z">
        <w:r>
          <w:delText>continue in full force</w:delText>
        </w:r>
      </w:del>
      <w:ins w:id="71" w:author="Belle Realty v2.2 Review" w:date="2026-08-13T18:47:00Z" w16du:dateUtc="2026-08-13T23:47:00Z">
        <w:r>
          <w:t>restore the roof, exterior walls, structural foundation,</w:t>
        </w:r>
      </w:ins>
      <w:r>
        <w:t xml:space="preserve"> and </w:t>
      </w:r>
      <w:del w:id="72" w:author="Belle Realty v2.2 Review" w:date="2026-08-13T18:47:00Z" w16du:dateUtc="2026-08-13T23:47:00Z">
        <w:r>
          <w:delText>effect</w:delText>
        </w:r>
      </w:del>
      <w:ins w:id="73" w:author="Belle Realty v2.2 Review" w:date="2026-08-13T18:47:00Z" w16du:dateUtc="2026-08-13T23:47:00Z">
        <w:r>
          <w:t>other portions Lessor is obligated to maintain,</w:t>
        </w:r>
      </w:ins>
      <w:r>
        <w:t xml:space="preserve"> and </w:t>
      </w:r>
      <w:del w:id="74" w:author="Belle Realty v2.2 Review" w:date="2026-08-13T18:47:00Z" w16du:dateUtc="2026-08-13T23:47:00Z">
        <w:r>
          <w:delText>the damages to</w:delText>
        </w:r>
      </w:del>
      <w:ins w:id="75" w:author="Belle Realty v2.2 Review" w:date="2026-08-13T18:47:00Z" w16du:dateUtc="2026-08-13T23:47:00Z">
        <w:r>
          <w:t>Lessee shall restore its improvements, fixtures, and other portions it is obligated to maintain. Rent shall abate proportionately while</w:t>
        </w:r>
      </w:ins>
      <w:r>
        <w:t xml:space="preserve"> the Premises </w:t>
      </w:r>
      <w:del w:id="76" w:author="Belle Realty v2.2 Review" w:date="2026-08-13T18:47:00Z" w16du:dateUtc="2026-08-13T23:47:00Z">
        <w:r>
          <w:delText>shall be repaired by and at the expenses of Lessee</w:delText>
        </w:r>
      </w:del>
      <w:ins w:id="77" w:author="Belle Realty v2.2 Review" w:date="2026-08-13T18:47:00Z" w16du:dateUtc="2026-08-13T23:47:00Z">
        <w:r>
          <w:t>is unusable</w:t>
        </w:r>
      </w:ins>
      <w:r>
        <w:t xml:space="preserve">, except to the extent </w:t>
      </w:r>
      <w:del w:id="78" w:author="Belle Realty v2.2 Review" w:date="2026-08-13T18:47:00Z" w16du:dateUtc="2026-08-13T23:47:00Z">
        <w:r>
          <w:delText>provided</w:delText>
        </w:r>
      </w:del>
      <w:ins w:id="79" w:author="Belle Realty v2.2 Review" w:date="2026-08-13T18:47:00Z" w16du:dateUtc="2026-08-13T23:47:00Z">
        <w:r>
          <w:t>the casualty was caused by Lessee or persons</w:t>
        </w:r>
      </w:ins>
      <w:r>
        <w:t xml:space="preserve"> for </w:t>
      </w:r>
      <w:del w:id="80" w:author="Belle Realty v2.2 Review" w:date="2026-08-13T18:47:00Z" w16du:dateUtc="2026-08-13T23:47:00Z">
        <w:r>
          <w:delText>or compensated for</w:delText>
        </w:r>
      </w:del>
      <w:ins w:id="81" w:author="Belle Realty v2.2 Review" w:date="2026-08-13T18:47:00Z" w16du:dateUtc="2026-08-13T23:47:00Z">
        <w:r>
          <w:t>whom Lessee is responsible and the loss is not covered</w:t>
        </w:r>
      </w:ins>
      <w:r>
        <w:t xml:space="preserve"> by </w:t>
      </w:r>
      <w:del w:id="82" w:author="Belle Realty v2.2 Review" w:date="2026-08-13T18:47:00Z" w16du:dateUtc="2026-08-13T23:47:00Z">
        <w:r>
          <w:delText xml:space="preserve">Lessor’s </w:delText>
        </w:r>
      </w:del>
      <w:r>
        <w:t xml:space="preserve">insurance. </w:t>
      </w:r>
      <w:del w:id="83" w:author="Belle Realty v2.2 Review" w:date="2026-08-13T18:47:00Z" w16du:dateUtc="2026-08-13T23:47:00Z">
        <w:r>
          <w:delText>Moreover, until such repair</w:delText>
        </w:r>
      </w:del>
      <w:ins w:id="84" w:author="Belle Realty v2.2 Review" w:date="2026-08-13T18:47:00Z" w16du:dateUtc="2026-08-13T23:47:00Z">
        <w:r>
          <w:t>If restoration</w:t>
        </w:r>
      </w:ins>
      <w:r>
        <w:t xml:space="preserve"> is </w:t>
      </w:r>
      <w:ins w:id="85" w:author="Belle Realty v2.2 Review" w:date="2026-08-13T18:47:00Z" w16du:dateUtc="2026-08-13T23:47:00Z">
        <w:r>
          <w:t xml:space="preserve">not </w:t>
        </w:r>
      </w:ins>
      <w:r>
        <w:t xml:space="preserve">substantially completed </w:t>
      </w:r>
      <w:del w:id="86" w:author="Belle Realty v2.2 Review" w:date="2026-08-13T18:47:00Z" w16du:dateUtc="2026-08-13T23:47:00Z">
        <w:r>
          <w:delText xml:space="preserve">so that full use and occupancy of the Premises by Lessee is possible, the rent shall be apportioned according to the portion of the Premises which remains usable. If such repairs are not completed </w:delText>
        </w:r>
      </w:del>
      <w:r>
        <w:t xml:space="preserve">within one hundred eighty (180) days </w:t>
      </w:r>
      <w:del w:id="87" w:author="Belle Realty v2.2 Review" w:date="2026-08-13T18:47:00Z" w16du:dateUtc="2026-08-13T23:47:00Z">
        <w:r>
          <w:delText>from the date of written notice of the casualty to Lessor, the Lessor may terminate this Agreement by the giving of written notice to the other party within ten (10) days of the expiration of the 180-day period.</w:delText>
        </w:r>
      </w:del>
    </w:p>
    <w:p w14:paraId="4479CD35" w14:textId="77777777" w:rsidR="00915F2D" w:rsidRDefault="00125D3A">
      <w:pPr>
        <w:spacing w:after="120" w:line="240" w:lineRule="auto"/>
        <w:ind w:firstLine="360"/>
        <w:jc w:val="both"/>
        <w:rPr>
          <w:del w:id="88" w:author="Belle Realty v2.2 Review" w:date="2026-08-13T18:47:00Z" w16du:dateUtc="2026-08-13T23:47:00Z"/>
        </w:rPr>
      </w:pPr>
      <w:del w:id="89" w:author="Belle Realty v2.2 Review" w:date="2026-08-13T18:47:00Z" w16du:dateUtc="2026-08-13T23:47:00Z">
        <w:r>
          <w:delTex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w:delText>
        </w:r>
        <w:r>
          <w:delText>its employees, officers, directors, shareholders, members, partners, representatives, agents, customers, guests, invitees, or licensees, in which case the Lessee shall be responsible for the</w:delText>
        </w:r>
      </w:del>
    </w:p>
    <w:p w14:paraId="763B0B22" w14:textId="77777777" w:rsidR="0074275A" w:rsidRDefault="00125D3A">
      <w:pPr>
        <w:spacing w:after="120" w:line="240" w:lineRule="auto"/>
        <w:ind w:firstLine="360"/>
        <w:jc w:val="both"/>
      </w:pPr>
      <w:del w:id="90" w:author="Belle Realty v2.2 Review" w:date="2026-08-13T18:47:00Z" w16du:dateUtc="2026-08-13T23:47:00Z">
        <w:r>
          <w:delText>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w:delText>
        </w:r>
        <w:r>
          <w:delText>remises remaining usable. If such repairs are not completed within one hundred eighty (180) days from the date that the repair work is began</w:delText>
        </w:r>
      </w:del>
      <w:ins w:id="91" w:author="Belle Realty v2.2 Review" w:date="2026-08-13T18:47:00Z" w16du:dateUtc="2026-08-13T23:47:00Z">
        <w:r>
          <w:t>after restoration begins</w:t>
        </w:r>
      </w:ins>
      <w:r>
        <w:t xml:space="preserve">, either party may terminate </w:t>
      </w:r>
      <w:del w:id="92" w:author="Belle Realty v2.2 Review" w:date="2026-08-13T18:47:00Z" w16du:dateUtc="2026-08-13T23:47:00Z">
        <w:r>
          <w:delText xml:space="preserve">this Agreement </w:delText>
        </w:r>
      </w:del>
      <w:r>
        <w:t xml:space="preserve">by </w:t>
      </w:r>
      <w:del w:id="93" w:author="Belle Realty v2.2 Review" w:date="2026-08-13T18:47:00Z" w16du:dateUtc="2026-08-13T23:47:00Z">
        <w:r>
          <w:delText xml:space="preserve">giving </w:delText>
        </w:r>
      </w:del>
      <w:r>
        <w:t xml:space="preserve">written notice </w:t>
      </w:r>
      <w:del w:id="94" w:author="Belle Realty v2.2 Review" w:date="2026-08-13T18:47:00Z" w16du:dateUtc="2026-08-13T23:47:00Z">
        <w:r>
          <w:delText>to the other party</w:delText>
        </w:r>
      </w:del>
      <w:ins w:id="95" w:author="Belle Realty v2.2 Review" w:date="2026-08-13T18:47:00Z" w16du:dateUtc="2026-08-13T23:47:00Z">
        <w:r>
          <w:t>delivered</w:t>
        </w:r>
      </w:ins>
      <w:r>
        <w:t xml:space="preserve"> within ten (10) days </w:t>
      </w:r>
      <w:del w:id="96" w:author="Belle Realty v2.2 Review" w:date="2026-08-13T18:47:00Z" w16du:dateUtc="2026-08-13T23:47:00Z">
        <w:r>
          <w:delText>of the expiration of the 180 day</w:delText>
        </w:r>
      </w:del>
      <w:ins w:id="97" w:author="Belle Realty v2.2 Review" w:date="2026-08-13T18:47:00Z" w16du:dateUtc="2026-08-13T23:47:00Z">
        <w:r>
          <w:t>after that</w:t>
        </w:r>
      </w:ins>
      <w:r>
        <w:t xml:space="preserve"> period</w:t>
      </w:r>
      <w:del w:id="98" w:author="Belle Realty v2.2 Review" w:date="2026-08-13T18:47:00Z" w16du:dateUtc="2026-08-13T23:47:00Z">
        <w:r>
          <w:delText>.</w:delText>
        </w:r>
      </w:del>
      <w:ins w:id="99" w:author="Belle Realty v2.2 Review" w:date="2026-08-13T18:47:00Z" w16du:dateUtc="2026-08-13T23:47:00Z">
        <w:r>
          <w:t xml:space="preserve"> expires. Insurance proceeds and lender requirements control restoration funding to the extent permitted by Louisiana law. [LOUISIANA COUNSEL REVIEW: confirm casualty allocation, termination rights, and abatement mechanics.]</w:t>
        </w:r>
      </w:ins>
    </w:p>
    <w:p w14:paraId="5227020C" w14:textId="77777777" w:rsidR="0074275A" w:rsidRDefault="00125D3A">
      <w:pPr>
        <w:keepNext/>
        <w:spacing w:before="140" w:after="80"/>
      </w:pPr>
      <w:r>
        <w:rPr>
          <w:b/>
        </w:rPr>
        <w:t>Section 18.01 - Lessee’s Default:</w:t>
      </w:r>
    </w:p>
    <w:p w14:paraId="3D867960" w14:textId="77777777" w:rsidR="0074275A" w:rsidRDefault="00125D3A">
      <w:pPr>
        <w:spacing w:after="120" w:line="240" w:lineRule="auto"/>
        <w:ind w:firstLine="360"/>
        <w:jc w:val="both"/>
      </w:pPr>
      <w:r>
        <w:t>The following events shall be deemed to be events of default by Lessee under this Agreement:</w:t>
      </w:r>
    </w:p>
    <w:p w14:paraId="6AEB2ABE" w14:textId="77777777" w:rsidR="0074275A" w:rsidRDefault="00125D3A">
      <w:pPr>
        <w:spacing w:after="120" w:line="240" w:lineRule="auto"/>
        <w:ind w:firstLine="360"/>
        <w:jc w:val="both"/>
      </w:pPr>
      <w:r>
        <w:t>A. 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w:t>
      </w:r>
    </w:p>
    <w:p w14:paraId="5AD3B72E" w14:textId="77777777" w:rsidR="0074275A" w:rsidRDefault="00125D3A">
      <w:pPr>
        <w:spacing w:after="120" w:line="240" w:lineRule="auto"/>
        <w:ind w:firstLine="360"/>
        <w:jc w:val="both"/>
      </w:pPr>
      <w:r>
        <w:t>B. Lessee shall fail to pay the rental due hereunder or any other amount payable to Lessor hereunder; or</w:t>
      </w:r>
    </w:p>
    <w:p w14:paraId="072738CE" w14:textId="77777777" w:rsidR="0074275A" w:rsidRDefault="00125D3A">
      <w:pPr>
        <w:spacing w:after="120" w:line="240" w:lineRule="auto"/>
        <w:ind w:firstLine="360"/>
        <w:jc w:val="both"/>
      </w:pPr>
      <w:r>
        <w:t>C. Lessee shall fail to conduct business operations on the Premises and/or shall demonstrate other indicia of abandonment in such a manner that results in Lessor’s reasonable belief that Lessee has abandoned or vacated the Premises; or</w:t>
      </w:r>
    </w:p>
    <w:p w14:paraId="06BAE931" w14:textId="77777777" w:rsidR="0074275A" w:rsidRDefault="00125D3A">
      <w:pPr>
        <w:spacing w:after="120" w:line="240" w:lineRule="auto"/>
        <w:ind w:firstLine="360"/>
        <w:jc w:val="both"/>
      </w:pPr>
      <w:r>
        <w:t>D. Lessee shall fail to perform any requirements of this Agreement, other than a failure described in subsection 18.01(B) or 18.01 (C) above, and such failure shall continue for five (5) days after written notice of such failure from Lessor delivered to Lessee.</w:t>
      </w:r>
    </w:p>
    <w:p w14:paraId="4B90B2AD" w14:textId="77777777" w:rsidR="0074275A" w:rsidRDefault="00125D3A">
      <w:pPr>
        <w:spacing w:after="120" w:line="240" w:lineRule="auto"/>
        <w:ind w:firstLine="360"/>
        <w:jc w:val="both"/>
      </w:pPr>
      <w:r>
        <w:t>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w:t>
      </w:r>
      <w:r>
        <w:t>inated by Lessor pursuant to this Section 18.01, Lessor may at any time thereafter resume possession of the Premises by any lawful means, and remove Lessee and Lessee’s property therefrom. Time is of the essence with respect to all matters described in this Section 18.01.</w:t>
      </w:r>
    </w:p>
    <w:p w14:paraId="09236154" w14:textId="77777777" w:rsidR="0074275A" w:rsidRDefault="00125D3A">
      <w:pPr>
        <w:keepNext/>
        <w:spacing w:before="140" w:after="80"/>
      </w:pPr>
      <w:r>
        <w:rPr>
          <w:b/>
        </w:rPr>
        <w:t>Section 19.01 - Lessor’s Default:</w:t>
      </w:r>
    </w:p>
    <w:p w14:paraId="2D599C1F" w14:textId="77777777" w:rsidR="0074275A" w:rsidRDefault="00125D3A">
      <w:pPr>
        <w:spacing w:after="120" w:line="240" w:lineRule="auto"/>
        <w:ind w:firstLine="360"/>
        <w:jc w:val="both"/>
      </w:pPr>
      <w:r>
        <w:t>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 day period and in good faith continues to cure the default.</w:t>
      </w:r>
      <w:r>
        <w:t xml:space="preserve">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w:t>
      </w:r>
    </w:p>
    <w:p w14:paraId="61C72B79" w14:textId="77777777" w:rsidR="0074275A" w:rsidRDefault="00125D3A">
      <w:pPr>
        <w:keepNext/>
        <w:spacing w:before="140" w:after="80"/>
      </w:pPr>
      <w:r>
        <w:rPr>
          <w:b/>
        </w:rPr>
        <w:t>Section 20.01 - Surrender of Premises:</w:t>
      </w:r>
    </w:p>
    <w:p w14:paraId="30DBB579" w14:textId="77777777" w:rsidR="0074275A" w:rsidRDefault="00125D3A">
      <w:pPr>
        <w:spacing w:after="120" w:line="240" w:lineRule="auto"/>
        <w:ind w:firstLine="360"/>
        <w:jc w:val="both"/>
      </w:pPr>
      <w:r>
        <w:t>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w:t>
      </w:r>
      <w:r>
        <w:t>s Agreement, then the Lessee shall pay to the Lessor a monthly rental amount equal to 200% of the monthly rental amount set forth in Section 4.01 hereof for each month or part thereof that the Lessee retains possession of the Premises after the termination date of this Agreement.</w:t>
      </w:r>
    </w:p>
    <w:p w14:paraId="77CDA7BD" w14:textId="77777777" w:rsidR="0074275A" w:rsidRDefault="00125D3A">
      <w:pPr>
        <w:keepNext/>
        <w:spacing w:before="140" w:after="80"/>
      </w:pPr>
      <w:r>
        <w:rPr>
          <w:b/>
        </w:rPr>
        <w:t>Section 21.01 - Notice:</w:t>
      </w:r>
    </w:p>
    <w:p w14:paraId="27A8F420" w14:textId="77777777" w:rsidR="0074275A" w:rsidRDefault="00125D3A">
      <w:pPr>
        <w:spacing w:after="120" w:line="240" w:lineRule="auto"/>
        <w:ind w:firstLine="360"/>
        <w:jc w:val="both"/>
      </w:pPr>
      <w:r>
        <w:t>Any notice, demand, request, or consent that either party describes or is required to be given hereunder shall be in writing and shall be deemed sufficient if sent by United States first class mail, return receipt requested, Federal Express, or UPS:</w:t>
      </w:r>
    </w:p>
    <w:p w14:paraId="17AA29D9" w14:textId="77777777" w:rsidR="0074275A" w:rsidRDefault="00125D3A">
      <w:pPr>
        <w:spacing w:after="120" w:line="240" w:lineRule="auto"/>
        <w:ind w:firstLine="360"/>
        <w:jc w:val="both"/>
      </w:pPr>
      <w:r>
        <w:t>LESSOR:</w:t>
      </w:r>
    </w:p>
    <w:p w14:paraId="7614227A" w14:textId="77777777" w:rsidR="0074275A" w:rsidRDefault="00125D3A">
      <w:pPr>
        <w:spacing w:after="120" w:line="240" w:lineRule="auto"/>
        <w:ind w:firstLine="360"/>
        <w:jc w:val="both"/>
      </w:pPr>
      <w:r>
        <w:t>BELLE REALTY OF LAFAYETTE, LLC c/o Adam Abdalla Belle Realty of Lafayette, LLC adam@belle-realty.com 337-288-5411 (cell) 337-769-1554 PO Box 62230 Lafayette, LA 70596 belle-realty.com</w:t>
      </w:r>
    </w:p>
    <w:p w14:paraId="7D7B8872" w14:textId="77777777" w:rsidR="0074275A" w:rsidRDefault="00125D3A">
      <w:pPr>
        <w:spacing w:after="120" w:line="240" w:lineRule="auto"/>
        <w:ind w:firstLine="360"/>
        <w:jc w:val="both"/>
      </w:pPr>
      <w:r>
        <w:t>LESSEE: ROBERTSON FAMILY HOLDINGS, LLC c/o Alicia L. Robertson 114 Constitution Drive Lafayette, La 70503 alicialebouef@outlook.com 337-962-1319</w:t>
      </w:r>
    </w:p>
    <w:p w14:paraId="072E6D70" w14:textId="77777777" w:rsidR="0074275A" w:rsidRDefault="00125D3A">
      <w:pPr>
        <w:spacing w:after="120" w:line="240" w:lineRule="auto"/>
        <w:ind w:firstLine="360"/>
        <w:jc w:val="both"/>
      </w:pPr>
      <w:r>
        <w:t>Either party may notify the other in writing of any different address for notice purposes.</w:t>
      </w:r>
    </w:p>
    <w:p w14:paraId="1B290415" w14:textId="77777777" w:rsidR="0074275A" w:rsidRDefault="00125D3A">
      <w:pPr>
        <w:spacing w:after="120" w:line="240" w:lineRule="auto"/>
        <w:ind w:firstLine="360"/>
        <w:jc w:val="both"/>
      </w:pPr>
      <w:r>
        <w:t>All such notices shall be deemed given on the date of receipt at the applicable address as evidenced by the return receipt and/or delivery confirmation.</w:t>
      </w:r>
    </w:p>
    <w:p w14:paraId="0F8E5B6B" w14:textId="77777777" w:rsidR="0074275A" w:rsidRDefault="00125D3A">
      <w:pPr>
        <w:keepNext/>
        <w:spacing w:before="140" w:after="80"/>
      </w:pPr>
      <w:r>
        <w:rPr>
          <w:b/>
        </w:rPr>
        <w:t>Section 22.01 - Common Area, Non-Exclusive Cross Use Easement and Parking:</w:t>
      </w:r>
    </w:p>
    <w:p w14:paraId="6355DDC7" w14:textId="77777777" w:rsidR="0074275A" w:rsidRDefault="00125D3A">
      <w:pPr>
        <w:spacing w:after="120" w:line="240" w:lineRule="auto"/>
        <w:ind w:firstLine="360"/>
        <w:jc w:val="both"/>
      </w:pPr>
      <w: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w:t>
      </w:r>
      <w:r>
        <w:t>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w:t>
      </w:r>
    </w:p>
    <w:p w14:paraId="702A0730" w14:textId="77777777" w:rsidR="0074275A" w:rsidRDefault="00125D3A">
      <w:pPr>
        <w:spacing w:after="120" w:line="240" w:lineRule="auto"/>
        <w:ind w:firstLine="360"/>
        <w:jc w:val="both"/>
      </w:pPr>
      <w:r>
        <w:t xml:space="preserve">Each lessee of the Boulevard Shopping Center Property shall have a non- 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w:t>
      </w:r>
      <w:r>
        <w:t>Common Area. All delivery vehicles owned and operated by any lessee in connection with its business located in the Boulevard Shopping Center shall be parked at all times, during business and non-business hours in the rear of the lessee’s leased premises.</w:t>
      </w:r>
    </w:p>
    <w:p w14:paraId="1762ABDC" w14:textId="77777777" w:rsidR="0074275A" w:rsidRDefault="00125D3A">
      <w:pPr>
        <w:keepNext/>
        <w:spacing w:before="140" w:after="80"/>
      </w:pPr>
      <w:r>
        <w:rPr>
          <w:b/>
        </w:rPr>
        <w:t>Section 23.01 - Interpretation:</w:t>
      </w:r>
    </w:p>
    <w:p w14:paraId="3F67CE4B" w14:textId="77777777" w:rsidR="0074275A" w:rsidRDefault="00125D3A">
      <w:pPr>
        <w:spacing w:after="120" w:line="240" w:lineRule="auto"/>
        <w:ind w:firstLine="360"/>
        <w:jc w:val="both"/>
      </w:pPr>
      <w:r>
        <w:t>This Agreement shall be construed and interpreted in accordance with the laws of the State of Louisiana.</w:t>
      </w:r>
    </w:p>
    <w:p w14:paraId="0C61F601" w14:textId="77777777" w:rsidR="0074275A" w:rsidRDefault="00125D3A">
      <w:pPr>
        <w:keepNext/>
        <w:spacing w:before="140" w:after="80"/>
      </w:pPr>
      <w:r>
        <w:rPr>
          <w:b/>
        </w:rPr>
        <w:t>Section 24.01 - Waiver:</w:t>
      </w:r>
    </w:p>
    <w:p w14:paraId="25274747" w14:textId="77777777" w:rsidR="0074275A" w:rsidRDefault="00125D3A">
      <w:pPr>
        <w:spacing w:after="120" w:line="240" w:lineRule="auto"/>
        <w:ind w:firstLine="360"/>
        <w:jc w:val="both"/>
      </w:pPr>
      <w:r>
        <w:t>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w:t>
      </w:r>
    </w:p>
    <w:p w14:paraId="6EE62A22" w14:textId="77777777" w:rsidR="0074275A" w:rsidRDefault="00125D3A">
      <w:pPr>
        <w:keepNext/>
        <w:spacing w:before="140" w:after="80"/>
      </w:pPr>
      <w:r>
        <w:rPr>
          <w:b/>
        </w:rPr>
        <w:t>Section 25.01 - Heirs and Successors:</w:t>
      </w:r>
    </w:p>
    <w:p w14:paraId="0EEB552A" w14:textId="77777777" w:rsidR="0074275A" w:rsidRDefault="00125D3A">
      <w:pPr>
        <w:spacing w:after="120" w:line="240" w:lineRule="auto"/>
        <w:ind w:firstLine="360"/>
        <w:jc w:val="both"/>
      </w:pPr>
      <w:r>
        <w:t>Subject to the provisions hereof pertaining to assignment and subletting, the covenants and agreements of this Agreement shall be binding upon the heirs, legal representatives, successors and assigns of the parties hereto.</w:t>
      </w:r>
    </w:p>
    <w:p w14:paraId="752ED4A4" w14:textId="77777777" w:rsidR="0074275A" w:rsidRDefault="00125D3A">
      <w:pPr>
        <w:keepNext/>
        <w:spacing w:before="140" w:after="80"/>
      </w:pPr>
      <w:r>
        <w:rPr>
          <w:b/>
        </w:rPr>
        <w:t>Section 26.01 - Integrated Agreement; Modification:</w:t>
      </w:r>
    </w:p>
    <w:p w14:paraId="20A0941C" w14:textId="77777777" w:rsidR="0074275A" w:rsidRDefault="00125D3A">
      <w:pPr>
        <w:spacing w:after="120" w:line="240" w:lineRule="auto"/>
        <w:ind w:firstLine="360"/>
        <w:jc w:val="both"/>
      </w:pPr>
      <w:r>
        <w:t>This Agreement contains all of the agreements of the parties and cannot be amended or modified except by a written agreement signed by the Lessor and the Lessee.</w:t>
      </w:r>
    </w:p>
    <w:p w14:paraId="4B5ECBD1" w14:textId="77777777" w:rsidR="0074275A" w:rsidRDefault="00125D3A">
      <w:pPr>
        <w:keepNext/>
        <w:spacing w:before="140" w:after="80"/>
      </w:pPr>
      <w:r>
        <w:rPr>
          <w:b/>
        </w:rPr>
        <w:t>Section 27.01 - Recordation:</w:t>
      </w:r>
    </w:p>
    <w:p w14:paraId="0EBDDC02" w14:textId="77777777" w:rsidR="0074275A" w:rsidRDefault="00125D3A">
      <w:pPr>
        <w:spacing w:after="120" w:line="240" w:lineRule="auto"/>
        <w:ind w:firstLine="360"/>
        <w:jc w:val="both"/>
      </w:pPr>
      <w:r>
        <w:t>This Agreement shall not be recorded, except that if either party requests the other party to do so, the parties shall execute a memorandum of lease in recordable form.</w:t>
      </w:r>
    </w:p>
    <w:p w14:paraId="24ADEC5B" w14:textId="77777777" w:rsidR="0074275A" w:rsidRDefault="00125D3A">
      <w:pPr>
        <w:keepNext/>
        <w:spacing w:before="140" w:after="80"/>
      </w:pPr>
      <w:r>
        <w:rPr>
          <w:b/>
        </w:rPr>
        <w:t>Section 28.01 - Captions:</w:t>
      </w:r>
    </w:p>
    <w:p w14:paraId="3F51184E" w14:textId="77777777" w:rsidR="0074275A" w:rsidRDefault="00125D3A">
      <w:pPr>
        <w:spacing w:after="120" w:line="240" w:lineRule="auto"/>
        <w:ind w:firstLine="360"/>
        <w:jc w:val="both"/>
      </w:pPr>
      <w:r>
        <w:t>The captions used in this Agreement shall have no effect of its interpretation.</w:t>
      </w:r>
    </w:p>
    <w:p w14:paraId="251E397C" w14:textId="77777777" w:rsidR="0074275A" w:rsidRDefault="00125D3A">
      <w:pPr>
        <w:keepNext/>
        <w:spacing w:before="140" w:after="80"/>
      </w:pPr>
      <w:r>
        <w:rPr>
          <w:b/>
        </w:rPr>
        <w:t>Section 29.01 - Severability:</w:t>
      </w:r>
    </w:p>
    <w:p w14:paraId="13901906" w14:textId="77777777" w:rsidR="0074275A" w:rsidRDefault="00125D3A">
      <w:pPr>
        <w:spacing w:after="120" w:line="240" w:lineRule="auto"/>
        <w:ind w:firstLine="360"/>
        <w:jc w:val="both"/>
      </w:pPr>
      <w:r>
        <w:t>The unenforceability, invalidity, or illegality of any provision of this Agreement shall not render the other provisions unenforceable, invalid or illegal.</w:t>
      </w:r>
    </w:p>
    <w:p w14:paraId="1A1CBFE4" w14:textId="77777777" w:rsidR="0074275A" w:rsidRDefault="00125D3A">
      <w:pPr>
        <w:keepNext/>
        <w:spacing w:before="140" w:after="80"/>
      </w:pPr>
      <w:r>
        <w:rPr>
          <w:b/>
        </w:rPr>
        <w:t>Section 30.01 - Attorney's Costs:</w:t>
      </w:r>
    </w:p>
    <w:p w14:paraId="0F125866" w14:textId="77777777" w:rsidR="00915F2D" w:rsidRDefault="00125D3A">
      <w:pPr>
        <w:spacing w:after="120" w:line="240" w:lineRule="auto"/>
        <w:ind w:firstLine="360"/>
        <w:jc w:val="both"/>
        <w:rPr>
          <w:del w:id="100" w:author="Belle Realty v2.2 Review" w:date="2026-08-13T18:47:00Z" w16du:dateUtc="2026-08-13T23:47:00Z"/>
        </w:rPr>
      </w:pPr>
      <w:r>
        <w:t>If</w:t>
      </w:r>
      <w:ins w:id="101" w:author="Belle Realty v2.2 Review" w:date="2026-08-13T18:47:00Z" w16du:dateUtc="2026-08-13T23:47:00Z">
        <w:r>
          <w:t>,</w:t>
        </w:r>
      </w:ins>
      <w:r>
        <w:t xml:space="preserve"> by reason of </w:t>
      </w:r>
      <w:del w:id="102" w:author="Belle Realty v2.2 Review" w:date="2026-08-13T18:47:00Z" w16du:dateUtc="2026-08-13T23:47:00Z">
        <w:r>
          <w:delText>any</w:delText>
        </w:r>
      </w:del>
      <w:ins w:id="103" w:author="Belle Realty v2.2 Review" w:date="2026-08-13T18:47:00Z" w16du:dateUtc="2026-08-13T23:47:00Z">
        <w:r>
          <w:t>a</w:t>
        </w:r>
      </w:ins>
      <w:r>
        <w:t xml:space="preserve"> default </w:t>
      </w:r>
      <w:del w:id="104" w:author="Belle Realty v2.2 Review" w:date="2026-08-13T18:47:00Z" w16du:dateUtc="2026-08-13T23:47:00Z">
        <w:r>
          <w:delText>on the part of</w:delText>
        </w:r>
      </w:del>
      <w:ins w:id="105" w:author="Belle Realty v2.2 Review" w:date="2026-08-13T18:47:00Z" w16du:dateUtc="2026-08-13T23:47:00Z">
        <w:r>
          <w:t>by</w:t>
        </w:r>
      </w:ins>
      <w:r>
        <w:t xml:space="preserve"> Lessee, Lessor retains an attorney to enforce </w:t>
      </w:r>
      <w:del w:id="106" w:author="Belle Realty v2.2 Review" w:date="2026-08-13T18:47:00Z" w16du:dateUtc="2026-08-13T23:47:00Z">
        <w:r>
          <w:delText xml:space="preserve">the provisions of </w:delText>
        </w:r>
      </w:del>
      <w:r>
        <w:t xml:space="preserve">this Agreement </w:t>
      </w:r>
      <w:del w:id="107" w:author="Belle Realty v2.2 Review" w:date="2026-08-13T18:47:00Z" w16du:dateUtc="2026-08-13T23:47:00Z">
        <w:r>
          <w:delText>and/</w:delText>
        </w:r>
      </w:del>
      <w:r>
        <w:t xml:space="preserve">or </w:t>
      </w:r>
      <w:del w:id="108" w:author="Belle Realty v2.2 Review" w:date="2026-08-13T18:47:00Z" w16du:dateUtc="2026-08-13T23:47:00Z">
        <w:r>
          <w:delText xml:space="preserve">to </w:delText>
        </w:r>
      </w:del>
      <w:r>
        <w:t xml:space="preserve">notify Lessee of </w:t>
      </w:r>
      <w:del w:id="109" w:author="Belle Realty v2.2 Review" w:date="2026-08-13T18:47:00Z" w16du:dateUtc="2026-08-13T23:47:00Z">
        <w:r>
          <w:delText xml:space="preserve">its </w:delText>
        </w:r>
      </w:del>
      <w:r>
        <w:t xml:space="preserve">default, </w:t>
      </w:r>
      <w:ins w:id="110" w:author="Belle Realty v2.2 Review" w:date="2026-08-13T18:47:00Z" w16du:dateUtc="2026-08-13T23:47:00Z">
        <w:r>
          <w:t xml:space="preserve">Lessee shall reimburse </w:t>
        </w:r>
      </w:ins>
      <w:r>
        <w:t xml:space="preserve">Lessor </w:t>
      </w:r>
      <w:del w:id="111" w:author="Belle Realty v2.2 Review" w:date="2026-08-13T18:47:00Z" w16du:dateUtc="2026-08-13T23:47:00Z">
        <w:r>
          <w:delText xml:space="preserve">shall be liable to Lessee </w:delText>
        </w:r>
      </w:del>
      <w:r>
        <w:t xml:space="preserve">for </w:t>
      </w:r>
      <w:del w:id="112" w:author="Belle Realty v2.2 Review" w:date="2026-08-13T18:47:00Z" w16du:dateUtc="2026-08-13T23:47:00Z">
        <w:r>
          <w:delText>Lessor’s</w:delText>
        </w:r>
      </w:del>
      <w:ins w:id="113" w:author="Belle Realty v2.2 Review" w:date="2026-08-13T18:47:00Z" w16du:dateUtc="2026-08-13T23:47:00Z">
        <w:r>
          <w:t>its</w:t>
        </w:r>
      </w:ins>
      <w:r>
        <w:t xml:space="preserve"> reasonable </w:t>
      </w:r>
      <w:del w:id="114" w:author="Belle Realty v2.2 Review" w:date="2026-08-13T18:47:00Z" w16du:dateUtc="2026-08-13T23:47:00Z">
        <w:r>
          <w:delText>attorney’s fees and costs associated with such enforcement and/or notification and shall pay such fees and/or costs, including</w:delText>
        </w:r>
      </w:del>
    </w:p>
    <w:p w14:paraId="5BFA56F5" w14:textId="77777777" w:rsidR="0074275A" w:rsidRDefault="00125D3A">
      <w:pPr>
        <w:spacing w:after="120" w:line="240" w:lineRule="auto"/>
        <w:ind w:firstLine="360"/>
        <w:jc w:val="both"/>
      </w:pPr>
      <w:del w:id="115" w:author="Belle Realty v2.2 Review" w:date="2026-08-13T18:47:00Z" w16du:dateUtc="2026-08-13T23:47:00Z">
        <w:r>
          <w:delText>the cost of delivering</w:delText>
        </w:r>
      </w:del>
      <w:ins w:id="116" w:author="Belle Realty v2.2 Review" w:date="2026-08-13T18:47:00Z" w16du:dateUtc="2026-08-13T23:47:00Z">
        <w:r>
          <w:t>attorneys' fees, costs, and</w:t>
        </w:r>
      </w:ins>
      <w:r>
        <w:t xml:space="preserve"> notice</w:t>
      </w:r>
      <w:del w:id="117" w:author="Belle Realty v2.2 Review" w:date="2026-08-13T18:47:00Z" w16du:dateUtc="2026-08-13T23:47:00Z">
        <w:r>
          <w:delText xml:space="preserve"> of default,</w:delText>
        </w:r>
      </w:del>
      <w:ins w:id="118" w:author="Belle Realty v2.2 Review" w:date="2026-08-13T18:47:00Z" w16du:dateUtc="2026-08-13T23:47:00Z">
        <w:r>
          <w:t>-delivery expenses</w:t>
        </w:r>
      </w:ins>
      <w:r>
        <w:t xml:space="preserve"> within thirty (30) days </w:t>
      </w:r>
      <w:del w:id="119" w:author="Belle Realty v2.2 Review" w:date="2026-08-13T18:47:00Z" w16du:dateUtc="2026-08-13T23:47:00Z">
        <w:r>
          <w:delText>of receipt of</w:delText>
        </w:r>
      </w:del>
      <w:ins w:id="120" w:author="Belle Realty v2.2 Review" w:date="2026-08-13T18:47:00Z" w16du:dateUtc="2026-08-13T23:47:00Z">
        <w:r>
          <w:t>after</w:t>
        </w:r>
      </w:ins>
      <w:r>
        <w:t xml:space="preserve"> written </w:t>
      </w:r>
      <w:del w:id="121" w:author="Belle Realty v2.2 Review" w:date="2026-08-13T18:47:00Z" w16du:dateUtc="2026-08-13T23:47:00Z">
        <w:r>
          <w:delText xml:space="preserve">notice of the amount of such attorney’s fees and/or costs incurred by Lessor. If by reason of any default on the part of Lessee, Lessor shall bring </w:delText>
        </w:r>
      </w:del>
      <w:ins w:id="122" w:author="Belle Realty v2.2 Review" w:date="2026-08-13T18:47:00Z" w16du:dateUtc="2026-08-13T23:47:00Z">
        <w:r>
          <w:t xml:space="preserve">demand. In any </w:t>
        </w:r>
      </w:ins>
      <w:r>
        <w:t xml:space="preserve">suit </w:t>
      </w:r>
      <w:del w:id="123" w:author="Belle Realty v2.2 Review" w:date="2026-08-13T18:47:00Z" w16du:dateUtc="2026-08-13T23:47:00Z">
        <w:r>
          <w:delText xml:space="preserve">to recover any rent due hereunder, or for breach of any provision of this Agreement or to recover possession of the Premises, or if Lessee shall bring any action for any relief against Lessor, declaratory or otherwise, </w:delText>
        </w:r>
      </w:del>
      <w:r>
        <w:t xml:space="preserve">arising </w:t>
      </w:r>
      <w:del w:id="124" w:author="Belle Realty v2.2 Review" w:date="2026-08-13T18:47:00Z" w16du:dateUtc="2026-08-13T23:47:00Z">
        <w:r>
          <w:delText>out of</w:delText>
        </w:r>
      </w:del>
      <w:ins w:id="125" w:author="Belle Realty v2.2 Review" w:date="2026-08-13T18:47:00Z" w16du:dateUtc="2026-08-13T23:47:00Z">
        <w:r>
          <w:t>from</w:t>
        </w:r>
      </w:ins>
      <w:r>
        <w:t xml:space="preserve"> this Agreement, the prevailing party shall </w:t>
      </w:r>
      <w:del w:id="126" w:author="Belle Realty v2.2 Review" w:date="2026-08-13T18:47:00Z" w16du:dateUtc="2026-08-13T23:47:00Z">
        <w:r>
          <w:delText xml:space="preserve">have and recover against the other party in addition to the costs allowed by law, such sum as the court may judge to be a </w:delText>
        </w:r>
      </w:del>
      <w:ins w:id="127" w:author="Belle Realty v2.2 Review" w:date="2026-08-13T18:47:00Z" w16du:dateUtc="2026-08-13T23:47:00Z">
        <w:r>
          <w:t xml:space="preserve">recover </w:t>
        </w:r>
      </w:ins>
      <w:r>
        <w:t xml:space="preserve">reasonable </w:t>
      </w:r>
      <w:del w:id="128" w:author="Belle Realty v2.2 Review" w:date="2026-08-13T18:47:00Z" w16du:dateUtc="2026-08-13T23:47:00Z">
        <w:r>
          <w:delText>attorney's fee.</w:delText>
        </w:r>
      </w:del>
      <w:ins w:id="129" w:author="Belle Realty v2.2 Review" w:date="2026-08-13T18:47:00Z" w16du:dateUtc="2026-08-13T23:47:00Z">
        <w:r>
          <w:t>attorneys' fees and costs to the extent permitted by Louisiana law. [LOUISIANA COUNSEL REVIEW]</w:t>
        </w:r>
      </w:ins>
    </w:p>
    <w:p w14:paraId="2DE6D9A2" w14:textId="77777777" w:rsidR="0074275A" w:rsidRDefault="00125D3A">
      <w:pPr>
        <w:keepNext/>
        <w:spacing w:before="140" w:after="80"/>
      </w:pPr>
      <w:r>
        <w:rPr>
          <w:b/>
        </w:rPr>
        <w:t>Section 31.01 - Option to Renew:</w:t>
      </w:r>
    </w:p>
    <w:p w14:paraId="0C37F385" w14:textId="77777777" w:rsidR="0074275A" w:rsidRDefault="00125D3A">
      <w:pPr>
        <w:spacing w:after="120" w:line="240" w:lineRule="auto"/>
        <w:ind w:firstLine="360"/>
        <w:jc w:val="both"/>
      </w:pPr>
      <w:r>
        <w:t xml:space="preserve">Provided </w:t>
      </w:r>
      <w:del w:id="130" w:author="Belle Realty v2.2 Review" w:date="2026-08-13T18:47:00Z" w16du:dateUtc="2026-08-13T23:47:00Z">
        <w:r>
          <w:delText xml:space="preserve">that </w:delText>
        </w:r>
      </w:del>
      <w:r>
        <w:t>Lessee is not in default</w:t>
      </w:r>
      <w:del w:id="131" w:author="Belle Realty v2.2 Review" w:date="2026-08-13T18:47:00Z" w16du:dateUtc="2026-08-13T23:47:00Z">
        <w:r>
          <w:delText xml:space="preserve"> in the performance of this Agreement</w:delText>
        </w:r>
      </w:del>
      <w:r>
        <w:t xml:space="preserve">, Lessee shall have </w:t>
      </w:r>
      <w:del w:id="132" w:author="Belle Realty v2.2 Review" w:date="2026-08-13T18:47:00Z" w16du:dateUtc="2026-08-13T23:47:00Z">
        <w:r>
          <w:delText>the</w:delText>
        </w:r>
      </w:del>
      <w:ins w:id="133" w:author="Belle Realty v2.2 Review" w:date="2026-08-13T18:47:00Z" w16du:dateUtc="2026-08-13T23:47:00Z">
        <w:r>
          <w:t>one (1)</w:t>
        </w:r>
      </w:ins>
      <w:r>
        <w:t xml:space="preserve"> option to renew </w:t>
      </w:r>
      <w:del w:id="134" w:author="Belle Realty v2.2 Review" w:date="2026-08-13T18:47:00Z" w16du:dateUtc="2026-08-13T23:47:00Z">
        <w:r>
          <w:delText xml:space="preserve">the lease </w:delText>
        </w:r>
      </w:del>
      <w:r>
        <w:t xml:space="preserve">for one </w:t>
      </w:r>
      <w:del w:id="135" w:author="Belle Realty v2.2 Review" w:date="2026-08-13T18:47:00Z" w16du:dateUtc="2026-08-13T23:47:00Z">
        <w:r>
          <w:delText xml:space="preserve">(1) </w:delText>
        </w:r>
      </w:del>
      <w:r>
        <w:t xml:space="preserve">additional term of three (3) years </w:t>
      </w:r>
      <w:del w:id="136" w:author="Belle Realty v2.2 Review" w:date="2026-08-13T18:47:00Z" w16du:dateUtc="2026-08-13T23:47:00Z">
        <w:r>
          <w:delText>each, commencing on the next day following the expiration of</w:delText>
        </w:r>
      </w:del>
      <w:ins w:id="137" w:author="Belle Realty v2.2 Review" w:date="2026-08-13T18:47:00Z" w16du:dateUtc="2026-08-13T23:47:00Z">
        <w:r>
          <w:t>beginning immediately after</w:t>
        </w:r>
      </w:ins>
      <w:r>
        <w:t xml:space="preserve"> the Initial Term. All </w:t>
      </w:r>
      <w:del w:id="138" w:author="Belle Realty v2.2 Review" w:date="2026-08-13T18:47:00Z" w16du:dateUtc="2026-08-13T23:47:00Z">
        <w:r>
          <w:delText xml:space="preserve">of the </w:delText>
        </w:r>
      </w:del>
      <w:r>
        <w:t xml:space="preserve">terms </w:t>
      </w:r>
      <w:del w:id="139" w:author="Belle Realty v2.2 Review" w:date="2026-08-13T18:47:00Z" w16du:dateUtc="2026-08-13T23:47:00Z">
        <w:r>
          <w:delText>and conditions of this Agreement shall apply during the renewal term</w:delText>
        </w:r>
      </w:del>
      <w:ins w:id="140" w:author="Belle Realty v2.2 Review" w:date="2026-08-13T18:47:00Z" w16du:dateUtc="2026-08-13T23:47:00Z">
        <w:r>
          <w:t>continue</w:t>
        </w:r>
      </w:ins>
      <w:r>
        <w:t xml:space="preserve"> except </w:t>
      </w:r>
      <w:del w:id="141" w:author="Belle Realty v2.2 Review" w:date="2026-08-13T18:47:00Z" w16du:dateUtc="2026-08-13T23:47:00Z">
        <w:r>
          <w:delText xml:space="preserve">that the </w:delText>
        </w:r>
      </w:del>
      <w:r>
        <w:t>Monthly Rental Amount</w:t>
      </w:r>
      <w:ins w:id="142" w:author="Belle Realty v2.2 Review" w:date="2026-08-13T18:47:00Z" w16du:dateUtc="2026-08-13T23:47:00Z">
        <w:r>
          <w:t>, which</w:t>
        </w:r>
      </w:ins>
      <w:r>
        <w:t xml:space="preserve"> shall be negotiated </w:t>
      </w:r>
      <w:del w:id="143" w:author="Belle Realty v2.2 Review" w:date="2026-08-13T18:47:00Z" w16du:dateUtc="2026-08-13T23:47:00Z">
        <w:r>
          <w:delText>by the Lessor and the</w:delText>
        </w:r>
      </w:del>
      <w:ins w:id="144" w:author="Belle Realty v2.2 Review" w:date="2026-08-13T18:47:00Z" w16du:dateUtc="2026-08-13T23:47:00Z">
        <w:r>
          <w:t>and documented in a written Lease Extension Agreement.</w:t>
        </w:r>
      </w:ins>
      <w:r>
        <w:t xml:space="preserve"> Lessee</w:t>
      </w:r>
      <w:del w:id="145" w:author="Belle Realty v2.2 Review" w:date="2026-08-13T18:47:00Z" w16du:dateUtc="2026-08-13T23:47:00Z">
        <w:r>
          <w:delText>. The</w:delText>
        </w:r>
      </w:del>
      <w:ins w:id="146" w:author="Belle Realty v2.2 Review" w:date="2026-08-13T18:47:00Z" w16du:dateUtc="2026-08-13T23:47:00Z">
        <w:r>
          <w:t xml:space="preserve"> must exercise the</w:t>
        </w:r>
      </w:ins>
      <w:r>
        <w:t xml:space="preserve"> option </w:t>
      </w:r>
      <w:del w:id="147" w:author="Belle Realty v2.2 Review" w:date="2026-08-13T18:47:00Z" w16du:dateUtc="2026-08-13T23:47:00Z">
        <w:r>
          <w:delText xml:space="preserve">to renew shall be exercised </w:delText>
        </w:r>
      </w:del>
      <w:r>
        <w:t xml:space="preserve">by written notice </w:t>
      </w:r>
      <w:del w:id="148" w:author="Belle Realty v2.2 Review" w:date="2026-08-13T18:47:00Z" w16du:dateUtc="2026-08-13T23:47:00Z">
        <w:r>
          <w:delText>given to Lessor by Lessee not less than</w:delText>
        </w:r>
      </w:del>
      <w:ins w:id="149" w:author="Belle Realty v2.2 Review" w:date="2026-08-13T18:47:00Z" w16du:dateUtc="2026-08-13T23:47:00Z">
        <w:r>
          <w:t>at least</w:t>
        </w:r>
      </w:ins>
      <w:r>
        <w:t xml:space="preserve"> sixty (60) days </w:t>
      </w:r>
      <w:del w:id="150" w:author="Belle Realty v2.2 Review" w:date="2026-08-13T18:47:00Z" w16du:dateUtc="2026-08-13T23:47:00Z">
        <w:r>
          <w:delText>prior to the</w:delText>
        </w:r>
      </w:del>
      <w:ins w:id="151" w:author="Belle Realty v2.2 Review" w:date="2026-08-13T18:47:00Z" w16du:dateUtc="2026-08-13T23:47:00Z">
        <w:r>
          <w:t>before</w:t>
        </w:r>
      </w:ins>
      <w:r>
        <w:t xml:space="preserve"> expiration</w:t>
      </w:r>
      <w:del w:id="152" w:author="Belle Realty v2.2 Review" w:date="2026-08-13T18:47:00Z" w16du:dateUtc="2026-08-13T23:47:00Z">
        <w:r>
          <w:delText xml:space="preserve"> of the Initial Term. If</w:delText>
        </w:r>
      </w:del>
      <w:ins w:id="153" w:author="Belle Realty v2.2 Review" w:date="2026-08-13T18:47:00Z" w16du:dateUtc="2026-08-13T23:47:00Z">
        <w:r>
          <w:t>; untimely</w:t>
        </w:r>
      </w:ins>
      <w:r>
        <w:t xml:space="preserve"> notice </w:t>
      </w:r>
      <w:del w:id="154" w:author="Belle Realty v2.2 Review" w:date="2026-08-13T18:47:00Z" w16du:dateUtc="2026-08-13T23:47:00Z">
        <w:r>
          <w:delText xml:space="preserve">is not given in the manner provided herein and within the time specified, this </w:delText>
        </w:r>
      </w:del>
      <w:ins w:id="155" w:author="Belle Realty v2.2 Review" w:date="2026-08-13T18:47:00Z" w16du:dateUtc="2026-08-13T23:47:00Z">
        <w:r>
          <w:t xml:space="preserve">terminates the </w:t>
        </w:r>
      </w:ins>
      <w:r>
        <w:t>option</w:t>
      </w:r>
      <w:del w:id="156" w:author="Belle Realty v2.2 Review" w:date="2026-08-13T18:47:00Z" w16du:dateUtc="2026-08-13T23:47:00Z">
        <w:r>
          <w:delText xml:space="preserve"> to renew shall terminate.</w:delText>
        </w:r>
      </w:del>
      <w:ins w:id="157" w:author="Belle Realty v2.2 Review" w:date="2026-08-13T18:47:00Z" w16du:dateUtc="2026-08-13T23:47:00Z">
        <w:r>
          <w:t>. [LOUISIANA COUNSEL REVIEW: consider adding a definite rent formula or appraisal fallback.]</w:t>
        </w:r>
      </w:ins>
    </w:p>
    <w:p w14:paraId="5985FCB9" w14:textId="77777777" w:rsidR="0074275A" w:rsidRDefault="00125D3A">
      <w:pPr>
        <w:keepNext/>
        <w:spacing w:before="140" w:after="80"/>
      </w:pPr>
      <w:r>
        <w:rPr>
          <w:b/>
        </w:rPr>
        <w:t>Section 32.01 - Subordination:</w:t>
      </w:r>
    </w:p>
    <w:p w14:paraId="39F43D49" w14:textId="77777777" w:rsidR="00915F2D" w:rsidRDefault="00125D3A">
      <w:pPr>
        <w:spacing w:after="120" w:line="240" w:lineRule="auto"/>
        <w:ind w:firstLine="360"/>
        <w:jc w:val="both"/>
        <w:rPr>
          <w:del w:id="158" w:author="Belle Realty v2.2 Review" w:date="2026-08-13T18:47:00Z" w16du:dateUtc="2026-08-13T23:47:00Z"/>
        </w:rPr>
      </w:pPr>
      <w:del w:id="159" w:author="Belle Realty v2.2 Review" w:date="2026-08-13T18:47:00Z" w16du:dateUtc="2026-08-13T23:47:00Z">
        <w:r>
          <w:delText>A. 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w:delText>
        </w:r>
        <w:r>
          <w:delText>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w:delText>
        </w:r>
        <w:r>
          <w:delTex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w:delText>
        </w:r>
      </w:del>
    </w:p>
    <w:p w14:paraId="69DFE498" w14:textId="77777777" w:rsidR="00915F2D" w:rsidRDefault="00125D3A">
      <w:pPr>
        <w:spacing w:after="120" w:line="240" w:lineRule="auto"/>
        <w:ind w:firstLine="360"/>
        <w:jc w:val="both"/>
        <w:rPr>
          <w:del w:id="160" w:author="Belle Realty v2.2 Review" w:date="2026-08-13T18:47:00Z" w16du:dateUtc="2026-08-13T23:47:00Z"/>
        </w:rPr>
      </w:pPr>
      <w:del w:id="161" w:author="Belle Realty v2.2 Review" w:date="2026-08-13T18:47:00Z" w16du:dateUtc="2026-08-13T23:47:00Z">
        <w:r>
          <w:delText>B. At Lessor’s request, Lessee will execute either an estoppel certificate or a three-party agreement certifying such facts and agreeing to such notice provisions and other matters as may reasonably be required.</w:delText>
        </w:r>
      </w:del>
    </w:p>
    <w:p w14:paraId="043D2305" w14:textId="77777777" w:rsidR="0074275A" w:rsidRDefault="00125D3A">
      <w:pPr>
        <w:spacing w:after="120" w:line="240" w:lineRule="auto"/>
        <w:ind w:firstLine="360"/>
        <w:jc w:val="both"/>
        <w:rPr>
          <w:ins w:id="162" w:author="Belle Realty v2.2 Review" w:date="2026-08-13T18:47:00Z" w16du:dateUtc="2026-08-13T23:47:00Z"/>
        </w:rPr>
      </w:pPr>
      <w:ins w:id="163" w:author="Belle Realty v2.2 Review" w:date="2026-08-13T18:47:00Z" w16du:dateUtc="2026-08-13T23:47:00Z">
        <w:r>
          <w:t>This Agreement is subordinate to present and future mortgages affecting the Shopping Center and to renewals, modifications, replacements, and extensions thereof. Lessee shall execute commercially reasonable subordination, nondisturbance, attornment, and estoppel instruments requested by Lessor or its lender. Upon foreclosure or transfer, Lessee shall attorn to the successor. No power of attorney is granted by this Section. [LOUISIANA COUNSEL/LENDER REVIEW]</w:t>
        </w:r>
      </w:ins>
    </w:p>
    <w:p w14:paraId="38753A2D" w14:textId="77777777" w:rsidR="0074275A" w:rsidRDefault="00125D3A">
      <w:pPr>
        <w:keepNext/>
        <w:spacing w:before="140" w:after="80"/>
      </w:pPr>
      <w:r>
        <w:rPr>
          <w:b/>
        </w:rPr>
        <w:t>Section 33.01 - Material Inducement:</w:t>
      </w:r>
    </w:p>
    <w:p w14:paraId="0445B581" w14:textId="77777777" w:rsidR="0074275A" w:rsidRDefault="00125D3A">
      <w:pPr>
        <w:spacing w:after="120" w:line="240" w:lineRule="auto"/>
        <w:ind w:firstLine="360"/>
        <w:jc w:val="both"/>
      </w:pPr>
      <w:r>
        <w:t>The parties acknowledge and agree that the Construction months and Abatement months have been granted to the Lessee as a material inducement to enter into this Agreement.</w:t>
      </w:r>
    </w:p>
    <w:p w14:paraId="0150D196" w14:textId="77777777" w:rsidR="0074275A" w:rsidRDefault="00125D3A">
      <w:pPr>
        <w:keepNext/>
        <w:spacing w:before="140" w:after="80"/>
        <w:rPr>
          <w:ins w:id="164" w:author="Belle Realty v2.2 Review" w:date="2026-08-13T18:47:00Z" w16du:dateUtc="2026-08-13T23:47:00Z"/>
        </w:rPr>
      </w:pPr>
      <w:ins w:id="165" w:author="Belle Realty v2.2 Review" w:date="2026-08-13T18:47:00Z" w16du:dateUtc="2026-08-13T23:47:00Z">
        <w:r>
          <w:rPr>
            <w:b/>
          </w:rPr>
          <w:t>Section 34.01 - Authority and Entity Documentation:</w:t>
        </w:r>
      </w:ins>
    </w:p>
    <w:p w14:paraId="1485120E" w14:textId="77777777" w:rsidR="0074275A" w:rsidRDefault="00125D3A">
      <w:pPr>
        <w:spacing w:after="120" w:line="240" w:lineRule="auto"/>
        <w:ind w:firstLine="360"/>
        <w:jc w:val="both"/>
        <w:rPr>
          <w:ins w:id="166" w:author="Belle Realty v2.2 Review" w:date="2026-08-13T18:47:00Z" w16du:dateUtc="2026-08-13T23:47:00Z"/>
        </w:rPr>
      </w:pPr>
      <w:ins w:id="167" w:author="Belle Realty v2.2 Review" w:date="2026-08-13T18:47:00Z" w16du:dateUtc="2026-08-13T23:47:00Z">
        <w:r>
          <w:t>Each party represents that it is duly organized, validly existing, and authorized to enter into this Agreement. Upon request, Lessee shall provide organizational documents, resolutions, certificates, and evidence of signatory authority reasonably satisfactory to Lessor. [LOUISIANA COUNSEL REVIEW: confirm execution and any community-property requirements applicable to guarantors.]</w:t>
        </w:r>
      </w:ins>
    </w:p>
    <w:p w14:paraId="50125D28" w14:textId="77777777" w:rsidR="0074275A" w:rsidRDefault="00125D3A">
      <w:pPr>
        <w:keepNext/>
        <w:spacing w:before="140" w:after="80"/>
      </w:pPr>
      <w:r>
        <w:rPr>
          <w:b/>
        </w:rPr>
        <w:t>Section 35.01 - Security Deposit:</w:t>
      </w:r>
    </w:p>
    <w:p w14:paraId="6B8CA41A" w14:textId="77777777" w:rsidR="0074275A" w:rsidRDefault="00125D3A">
      <w:pPr>
        <w:spacing w:after="120" w:line="240" w:lineRule="auto"/>
        <w:ind w:firstLine="360"/>
        <w:jc w:val="both"/>
      </w:pPr>
      <w:r>
        <w:t>Lessee has paid Lessor the amount of $1, 958.23 (the “Security Deposit”)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w:t>
      </w:r>
      <w:r>
        <w:t>t the termination of this Agreement.</w:t>
      </w:r>
    </w:p>
    <w:p w14:paraId="0D80766E" w14:textId="77777777" w:rsidR="0074275A" w:rsidRDefault="00125D3A">
      <w:pPr>
        <w:keepNext/>
        <w:spacing w:before="140" w:after="80"/>
      </w:pPr>
      <w:r>
        <w:rPr>
          <w:b/>
        </w:rPr>
        <w:t>Section 36.01 - Rules and Regulations:</w:t>
      </w:r>
    </w:p>
    <w:p w14:paraId="144C0C8A" w14:textId="77777777" w:rsidR="0074275A" w:rsidRDefault="00125D3A">
      <w:pPr>
        <w:spacing w:after="120" w:line="240" w:lineRule="auto"/>
        <w:ind w:firstLine="360"/>
        <w:jc w:val="both"/>
      </w:pPr>
      <w:r>
        <w:t>The Lessee agrees that during the initial term of this Agreement and any renewal thereof, to fully abide by and comply with the Rules and Regulations of the Boulevard Shopping Center attached hereto as Schedule C, as the same may be amended from time to time by the Lessor.</w:t>
      </w:r>
    </w:p>
    <w:p w14:paraId="4489D4E9" w14:textId="77777777" w:rsidR="0074275A" w:rsidRDefault="00125D3A">
      <w:pPr>
        <w:keepNext/>
        <w:spacing w:before="140" w:after="80"/>
      </w:pPr>
      <w:r>
        <w:rPr>
          <w:b/>
        </w:rPr>
        <w:t>Section 37.01 - Design Criteria For Lessee Signs:</w:t>
      </w:r>
    </w:p>
    <w:p w14:paraId="76B9D31F" w14:textId="77777777" w:rsidR="0074275A" w:rsidRDefault="00125D3A">
      <w:pPr>
        <w:spacing w:after="120" w:line="240" w:lineRule="auto"/>
        <w:ind w:firstLine="360"/>
        <w:jc w:val="both"/>
      </w:pPr>
      <w:r>
        <w:t>The Lessee agrees that any sign placed on or otherwise affixed to the Premises or to the Shopping Center advertising the Lessee’s business shall be in strict accordance with this Agreement and Schedule D attached hereto.</w:t>
      </w:r>
    </w:p>
    <w:p w14:paraId="51E53C5B" w14:textId="77777777" w:rsidR="0074275A" w:rsidRDefault="00125D3A">
      <w:pPr>
        <w:keepNext/>
        <w:spacing w:before="140" w:after="80"/>
      </w:pPr>
      <w:r>
        <w:rPr>
          <w:b/>
        </w:rPr>
        <w:t>Section 38.01 - Confidentiality:</w:t>
      </w:r>
    </w:p>
    <w:p w14:paraId="62493EB5" w14:textId="77777777" w:rsidR="0074275A" w:rsidRDefault="00125D3A">
      <w:pPr>
        <w:spacing w:after="120" w:line="240" w:lineRule="auto"/>
        <w:ind w:firstLine="360"/>
        <w:jc w:val="both"/>
      </w:pPr>
      <w:r>
        <w:t>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w:t>
      </w:r>
    </w:p>
    <w:p w14:paraId="2EF782D1" w14:textId="77777777" w:rsidR="0074275A" w:rsidRDefault="00125D3A">
      <w:r>
        <w:br w:type="page"/>
      </w:r>
    </w:p>
    <w:p w14:paraId="68625654" w14:textId="77777777" w:rsidR="0074275A" w:rsidRDefault="00125D3A">
      <w:pPr>
        <w:jc w:val="center"/>
      </w:pPr>
      <w:r>
        <w:rPr>
          <w:b/>
        </w:rPr>
        <w:t>[SIGNATURES APPEAR ON THE FOLLOWING PAGE]</w:t>
      </w:r>
    </w:p>
    <w:p w14:paraId="1F96BC85" w14:textId="77777777" w:rsidR="0074275A" w:rsidRDefault="00125D3A">
      <w:r>
        <w:br w:type="page"/>
      </w:r>
    </w:p>
    <w:p w14:paraId="74CAF249" w14:textId="77777777" w:rsidR="0074275A" w:rsidRDefault="00125D3A">
      <w:pPr>
        <w:keepNext/>
        <w:spacing w:before="140" w:after="80"/>
      </w:pPr>
      <w:r>
        <w:rPr>
          <w:b/>
        </w:rPr>
        <w:t>Section  - Signature Page:</w:t>
      </w:r>
    </w:p>
    <w:p w14:paraId="28BDCEA9" w14:textId="77777777" w:rsidR="0074275A" w:rsidRDefault="00125D3A">
      <w:pPr>
        <w:spacing w:after="120" w:line="240" w:lineRule="auto"/>
        <w:ind w:firstLine="360"/>
        <w:jc w:val="both"/>
      </w:pPr>
      <w:r>
        <w:t>LESSOR: BELLE REALTY OF LAFAYETTE, LLC</w:t>
      </w:r>
    </w:p>
    <w:p w14:paraId="14ADF1DA" w14:textId="77777777" w:rsidR="0074275A" w:rsidRDefault="00125D3A">
      <w:pPr>
        <w:spacing w:after="120" w:line="240" w:lineRule="auto"/>
        <w:ind w:firstLine="360"/>
        <w:jc w:val="both"/>
      </w:pPr>
      <w:r>
        <w:t>By: ______________________________ Name: Adam Abdalla Title: Authorized Representative Date: ____________________________</w:t>
      </w:r>
    </w:p>
    <w:p w14:paraId="70240478" w14:textId="77777777" w:rsidR="0074275A" w:rsidRDefault="00125D3A">
      <w:pPr>
        <w:spacing w:after="120" w:line="240" w:lineRule="auto"/>
        <w:ind w:firstLine="360"/>
        <w:jc w:val="both"/>
      </w:pPr>
      <w:r>
        <w:t>LESSEE: ROBERTSON FAMILY HOLDINGS, LLC</w:t>
      </w:r>
    </w:p>
    <w:p w14:paraId="30CC6C5A" w14:textId="77777777" w:rsidR="0074275A" w:rsidRDefault="00125D3A">
      <w:pPr>
        <w:spacing w:after="120" w:line="240" w:lineRule="auto"/>
        <w:ind w:firstLine="360"/>
        <w:jc w:val="both"/>
      </w:pPr>
      <w:r>
        <w:t>By: ______________________________ Name: Alicia L. Robertson Title: Authorized Representative Date: ____________________________</w:t>
      </w:r>
    </w:p>
    <w:p w14:paraId="2D657CCE" w14:textId="77777777" w:rsidR="0074275A" w:rsidRDefault="00125D3A">
      <w:r>
        <w:br w:type="page"/>
      </w:r>
    </w:p>
    <w:p w14:paraId="2971C8F3" w14:textId="77777777" w:rsidR="0074275A" w:rsidRDefault="00125D3A">
      <w:pPr>
        <w:jc w:val="center"/>
      </w:pPr>
      <w:r>
        <w:rPr>
          <w:b/>
          <w:sz w:val="24"/>
        </w:rPr>
        <w:t>SCHEDULE A</w:t>
      </w:r>
      <w:r>
        <w:rPr>
          <w:b/>
          <w:sz w:val="24"/>
        </w:rPr>
        <w:br/>
        <w:t>BOULEVARD SHOPPING CENTER PROPERTY</w:t>
      </w:r>
      <w:r>
        <w:rPr>
          <w:b/>
          <w:sz w:val="24"/>
        </w:rPr>
        <w:br/>
        <w:t>PLAT OF LEASED PREMISES</w:t>
      </w:r>
    </w:p>
    <w:p w14:paraId="0D36CB27" w14:textId="77777777" w:rsidR="0074275A" w:rsidRDefault="00125D3A">
      <w:pPr>
        <w:spacing w:after="120" w:line="240" w:lineRule="auto"/>
        <w:ind w:firstLine="360"/>
        <w:jc w:val="both"/>
      </w:pPr>
      <w:r>
        <w:t>[[ATTACH CURRENT APPROVED PLAT OF LEASED PREMISES]]</w:t>
      </w:r>
    </w:p>
    <w:p w14:paraId="0A1C457A" w14:textId="77777777" w:rsidR="0074275A" w:rsidRDefault="00125D3A">
      <w:r>
        <w:br w:type="page"/>
      </w:r>
    </w:p>
    <w:p w14:paraId="79A21689" w14:textId="77777777" w:rsidR="0074275A" w:rsidRDefault="00125D3A">
      <w:pPr>
        <w:jc w:val="center"/>
      </w:pPr>
      <w:r>
        <w:rPr>
          <w:b/>
          <w:sz w:val="24"/>
        </w:rPr>
        <w:t>SCHEDULE B</w:t>
      </w:r>
      <w:r>
        <w:rPr>
          <w:b/>
          <w:sz w:val="24"/>
        </w:rPr>
        <w:br/>
        <w:t>BOULEVARD SHOPPING CENTER PROPERTY</w:t>
      </w:r>
      <w:r>
        <w:rPr>
          <w:b/>
          <w:sz w:val="24"/>
        </w:rPr>
        <w:br/>
        <w:t>SITE PLAN OF COMMON AREA</w:t>
      </w:r>
    </w:p>
    <w:p w14:paraId="5A476EF8" w14:textId="77777777" w:rsidR="0074275A" w:rsidRDefault="00125D3A">
      <w:pPr>
        <w:spacing w:after="120" w:line="240" w:lineRule="auto"/>
        <w:ind w:firstLine="360"/>
        <w:jc w:val="both"/>
      </w:pPr>
      <w:r>
        <w:t>[[ATTACH CURRENT APPROVED SITE PLAN OF COMMON AREA]]</w:t>
      </w:r>
    </w:p>
    <w:p w14:paraId="0178FAD6" w14:textId="77777777" w:rsidR="0074275A" w:rsidRDefault="00125D3A">
      <w:r>
        <w:br w:type="page"/>
      </w:r>
    </w:p>
    <w:p w14:paraId="193B95F2" w14:textId="77777777" w:rsidR="0074275A" w:rsidRDefault="00125D3A">
      <w:pPr>
        <w:jc w:val="center"/>
      </w:pPr>
      <w:r>
        <w:rPr>
          <w:b/>
          <w:sz w:val="24"/>
        </w:rPr>
        <w:t>SCHEDULE C</w:t>
      </w:r>
      <w:r>
        <w:rPr>
          <w:b/>
          <w:sz w:val="24"/>
        </w:rPr>
        <w:br/>
        <w:t>BOULEVARD SHOPPING CENTER PROPERTY</w:t>
      </w:r>
      <w:r>
        <w:rPr>
          <w:b/>
          <w:sz w:val="24"/>
        </w:rPr>
        <w:br/>
        <w:t>RULES &amp; REGULATIONS</w:t>
      </w:r>
    </w:p>
    <w:p w14:paraId="1DF43338" w14:textId="77777777" w:rsidR="0074275A" w:rsidRDefault="00125D3A">
      <w:pPr>
        <w:spacing w:after="120" w:line="240" w:lineRule="auto"/>
        <w:ind w:firstLine="360"/>
        <w:jc w:val="both"/>
      </w:pPr>
      <w:r>
        <w:t>All loading and unloading shall occur only at designated times, areas, and entrances. Garbage and refuse shall be kept in Landlord-designated containers and collection areas. No exterior antenna, loudspeaker, display, obstruction, solicitation, offensive noise or odor, or unauthorized item outside the Premises is permitted. Lessee shall keep adjoining areas clean, use designated employee parking, maintain qualified pest-control service, protect plumbing and utilities, display its name and address at the rea</w:t>
      </w:r>
      <w:r>
        <w:t>r door, and maintain rear security lighting all night. Lessee shall operate at least Monday through Friday, 10:00 a.m. to 5:00 p.m.; stated holidays are excepted. A violation of operating hours may result in a fine up to $100 per occurrence, and five or more occurrences in twelve months gives Lessor an additional termination right. Illuminated signs shall remain lit from dusk until midnight.</w:t>
      </w:r>
    </w:p>
    <w:p w14:paraId="3C5DA334" w14:textId="77777777" w:rsidR="0074275A" w:rsidRDefault="00125D3A">
      <w:r>
        <w:br w:type="page"/>
      </w:r>
    </w:p>
    <w:p w14:paraId="6F4AD865" w14:textId="77777777" w:rsidR="0074275A" w:rsidRDefault="00125D3A">
      <w:pPr>
        <w:jc w:val="center"/>
      </w:pPr>
      <w:r>
        <w:rPr>
          <w:b/>
          <w:sz w:val="24"/>
        </w:rPr>
        <w:t>SCHEDULE D</w:t>
      </w:r>
      <w:r>
        <w:rPr>
          <w:b/>
          <w:sz w:val="24"/>
        </w:rPr>
        <w:br/>
        <w:t>BOULEVARD SHOPPING CENTER PROPERTY</w:t>
      </w:r>
      <w:r>
        <w:rPr>
          <w:b/>
          <w:sz w:val="24"/>
        </w:rPr>
        <w:br/>
        <w:t>DESIGN CRITERIA FOR LESSEE SIGNS</w:t>
      </w:r>
    </w:p>
    <w:p w14:paraId="255C7C66" w14:textId="77777777" w:rsidR="0074275A" w:rsidRDefault="00125D3A">
      <w:pPr>
        <w:spacing w:after="120" w:line="240" w:lineRule="auto"/>
        <w:ind w:firstLine="360"/>
        <w:jc w:val="both"/>
      </w:pPr>
      <w:r>
        <w:t>Store identity signs only. No freestanding signs. Exterior signage shall be manufactured by Universal Sign Company unless Lessor approves another vendor. Letters may not exceed 26 inches high or 80% of storefront frontage and shall remain at least two feet from corners. No exposed neon, paper, flashing, moving, or audible signs without approval. Door/window letters may not exceed six inches. Submit separate drawings, colors, construction, attachment details, and storefront elevations for written approval be</w:t>
      </w:r>
      <w:r>
        <w:t>fore ordering or installation. Approved illuminated signs operate automatically from dusk until midnight.</w:t>
      </w:r>
    </w:p>
    <w:p w14:paraId="681D297F" w14:textId="77777777" w:rsidR="0074275A" w:rsidRDefault="00125D3A">
      <w:r>
        <w:br w:type="page"/>
      </w:r>
    </w:p>
    <w:p w14:paraId="41CDE22D" w14:textId="77777777" w:rsidR="0074275A" w:rsidRDefault="00125D3A">
      <w:pPr>
        <w:jc w:val="center"/>
      </w:pPr>
      <w:r>
        <w:rPr>
          <w:b/>
          <w:sz w:val="24"/>
        </w:rPr>
        <w:t>SCHEDULE E</w:t>
      </w:r>
      <w:r>
        <w:rPr>
          <w:b/>
          <w:sz w:val="24"/>
        </w:rPr>
        <w:br/>
        <w:t>BOULEVARD SHOPPING CENTER PROPERTY</w:t>
      </w:r>
      <w:r>
        <w:rPr>
          <w:b/>
          <w:sz w:val="24"/>
        </w:rPr>
        <w:br/>
        <w:t>GUARANTY AGREEMENT</w:t>
      </w:r>
    </w:p>
    <w:p w14:paraId="126AA78D" w14:textId="77777777" w:rsidR="0074275A" w:rsidRDefault="00125D3A">
      <w:pPr>
        <w:spacing w:after="120" w:line="240" w:lineRule="auto"/>
        <w:ind w:firstLine="360"/>
        <w:jc w:val="both"/>
      </w:pPr>
      <w:r>
        <w:t>Guaranty status: [[CONFIRM WHETHER SOURCE GUARANTY IS REQUIRED AND ATTACH EXECUTED FORM]].</w:t>
      </w:r>
    </w:p>
    <w:p w14:paraId="20AA7F7A" w14:textId="77777777" w:rsidR="0074275A" w:rsidRDefault="00125D3A">
      <w:r>
        <w:br w:type="page"/>
      </w:r>
    </w:p>
    <w:p w14:paraId="47E92816" w14:textId="77777777" w:rsidR="0074275A" w:rsidRDefault="00125D3A">
      <w:pPr>
        <w:jc w:val="center"/>
      </w:pPr>
      <w:r>
        <w:rPr>
          <w:b/>
          <w:sz w:val="24"/>
        </w:rPr>
        <w:t>SCHEDULE F</w:t>
      </w:r>
      <w:r>
        <w:rPr>
          <w:b/>
          <w:sz w:val="24"/>
        </w:rPr>
        <w:br/>
        <w:t>BOULEVARD SHOPPING CENTER PROPERTY</w:t>
      </w:r>
      <w:r>
        <w:rPr>
          <w:b/>
          <w:sz w:val="24"/>
        </w:rPr>
        <w:br/>
        <w:t>ACH AGREEMENT</w:t>
      </w:r>
    </w:p>
    <w:p w14:paraId="56B3B9BE" w14:textId="77777777" w:rsidR="0074275A" w:rsidRDefault="00125D3A">
      <w:pPr>
        <w:spacing w:after="120" w:line="240" w:lineRule="auto"/>
        <w:ind w:firstLine="360"/>
        <w:jc w:val="both"/>
      </w:pPr>
      <w:r>
        <w:t>[[INSERT ACH AUTHORIZATION FORM AND BANKING INSTRUCTIONS]]</w:t>
      </w:r>
    </w:p>
    <w:p w14:paraId="47E9A17D" w14:textId="77777777" w:rsidR="0074275A" w:rsidRDefault="00125D3A">
      <w:r>
        <w:br w:type="page"/>
      </w:r>
    </w:p>
    <w:p w14:paraId="68E50EBA" w14:textId="77777777" w:rsidR="0074275A" w:rsidRDefault="00125D3A">
      <w:pPr>
        <w:jc w:val="center"/>
      </w:pPr>
      <w:r>
        <w:rPr>
          <w:b/>
          <w:sz w:val="24"/>
        </w:rPr>
        <w:t>SCHEDULE G</w:t>
      </w:r>
      <w:r>
        <w:rPr>
          <w:b/>
          <w:sz w:val="24"/>
        </w:rPr>
        <w:br/>
        <w:t>BOULEVARD SHOPPING CENTER PROPERTY</w:t>
      </w:r>
      <w:r>
        <w:rPr>
          <w:b/>
          <w:sz w:val="24"/>
        </w:rPr>
        <w:br/>
        <w:t>BREAKDOWN OF TOTAL MONTHLY RENTAL PAYMENT</w:t>
      </w:r>
    </w:p>
    <w:p w14:paraId="3672D900" w14:textId="77777777" w:rsidR="0074275A" w:rsidRDefault="00125D3A">
      <w:pPr>
        <w:spacing w:after="120" w:line="240" w:lineRule="auto"/>
        <w:ind w:firstLine="360"/>
        <w:jc w:val="both"/>
      </w:pPr>
      <w:r>
        <w:t>UNIT 121 | 1,709 RSF</w:t>
      </w:r>
    </w:p>
    <w:p w14:paraId="6EFBB043" w14:textId="77777777" w:rsidR="0074275A" w:rsidRDefault="00125D3A">
      <w:pPr>
        <w:spacing w:after="120" w:line="240" w:lineRule="auto"/>
        <w:ind w:firstLine="360"/>
        <w:jc w:val="both"/>
      </w:pPr>
      <w:r>
        <w:t>Months 1-3 (Jul-Sep 2025): $0.00 total. Months 4-6 (Oct-Dec 2025): Base $0.00; CAM $299.08; Taxes $135.30; Insurance $277.71; Total $712.08. Year 1: Base $1,815.81; CAM $299.08; Taxes $135.30; Insurance $277.71; Total $2,527.90. Year 2: Base $1,887.02; CAM $299.08; Taxes $135.30; Insurance $277.71; Total $2,599.10. Year 3: Base $1,958.23; CAM $299.08; Taxes $135.30; Insurance $277.71; Total $2,670.31. Year 4: Base $1,993.83; CAM $299.08; Taxes $135.30; Insurance $277.71; Total $2,705.92. Year 5: Base $2,029</w:t>
      </w:r>
      <w:r>
        <w:t>.44; CAM $299.08; Taxes $135.30; Insurance $277.71; Total $2,741.52.</w:t>
      </w:r>
    </w:p>
    <w:sectPr w:rsidR="0074275A" w:rsidSect="00034616">
      <w:headerReference w:type="default" r:id="rId8"/>
      <w:footerReference w:type="default" r:id="rId9"/>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6DAB7" w14:textId="77777777" w:rsidR="00125D3A" w:rsidRDefault="00125D3A">
      <w:pPr>
        <w:spacing w:after="0" w:line="240" w:lineRule="auto"/>
      </w:pPr>
      <w:r>
        <w:separator/>
      </w:r>
    </w:p>
  </w:endnote>
  <w:endnote w:type="continuationSeparator" w:id="0">
    <w:p w14:paraId="554B2679" w14:textId="77777777" w:rsidR="00125D3A" w:rsidRDefault="00125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96EF" w14:textId="77777777" w:rsidR="0074275A" w:rsidRDefault="00125D3A">
    <w:pPr>
      <w:pStyle w:val="Footer"/>
      <w:jc w:val="center"/>
    </w:pPr>
    <w:r>
      <w:rPr>
        <w:sz w:val="16"/>
      </w:rPr>
      <w:t xml:space="preserve">Lessor's Initials __________    Lessee's Initials __________    Page </w:t>
    </w:r>
    <w:r>
      <w:fldChar w:fldCharType="begin"/>
    </w:r>
    <w:r>
      <w:instrText>PAGE</w:instrText>
    </w:r>
    <w:r>
      <w:fldChar w:fldCharType="separate"/>
    </w:r>
    <w:r w:rsidR="006D389A">
      <w:rPr>
        <w:noProof/>
      </w:rPr>
      <w:t>1</w:t>
    </w:r>
    <w:r>
      <w:fldChar w:fldCharType="end"/>
    </w:r>
    <w:r>
      <w:rPr>
        <w:sz w:val="16"/>
      </w:rPr>
      <w:t xml:space="preserve"> of </w:t>
    </w:r>
    <w:r>
      <w:fldChar w:fldCharType="begin"/>
    </w:r>
    <w:r>
      <w:instrText>NUMPAGES</w:instrText>
    </w:r>
    <w:r>
      <w:fldChar w:fldCharType="separate"/>
    </w:r>
    <w:r w:rsidR="006D389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2EE8" w14:textId="77777777" w:rsidR="00125D3A" w:rsidRDefault="00125D3A">
      <w:pPr>
        <w:spacing w:after="0" w:line="240" w:lineRule="auto"/>
      </w:pPr>
      <w:r>
        <w:separator/>
      </w:r>
    </w:p>
  </w:footnote>
  <w:footnote w:type="continuationSeparator" w:id="0">
    <w:p w14:paraId="6BD17961" w14:textId="77777777" w:rsidR="00125D3A" w:rsidRDefault="00125D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17E0F" w14:textId="77777777" w:rsidR="00983733" w:rsidRDefault="009837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2393320">
    <w:abstractNumId w:val="8"/>
  </w:num>
  <w:num w:numId="2" w16cid:durableId="1617712433">
    <w:abstractNumId w:val="6"/>
  </w:num>
  <w:num w:numId="3" w16cid:durableId="1783066654">
    <w:abstractNumId w:val="5"/>
  </w:num>
  <w:num w:numId="4" w16cid:durableId="291135372">
    <w:abstractNumId w:val="4"/>
  </w:num>
  <w:num w:numId="5" w16cid:durableId="657733695">
    <w:abstractNumId w:val="7"/>
  </w:num>
  <w:num w:numId="6" w16cid:durableId="436025524">
    <w:abstractNumId w:val="3"/>
  </w:num>
  <w:num w:numId="7" w16cid:durableId="2002001376">
    <w:abstractNumId w:val="2"/>
  </w:num>
  <w:num w:numId="8" w16cid:durableId="1162742484">
    <w:abstractNumId w:val="1"/>
  </w:num>
  <w:num w:numId="9" w16cid:durableId="68173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D3A"/>
    <w:rsid w:val="0015074B"/>
    <w:rsid w:val="002009B4"/>
    <w:rsid w:val="0029639D"/>
    <w:rsid w:val="00326F90"/>
    <w:rsid w:val="006B4EBD"/>
    <w:rsid w:val="006C3E32"/>
    <w:rsid w:val="006D389A"/>
    <w:rsid w:val="0074275A"/>
    <w:rsid w:val="00915F2D"/>
    <w:rsid w:val="009837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6C2B3"/>
  <w14:defaultImageDpi w14:val="300"/>
  <w15:docId w15:val="{7D8AA9DF-73AC-49EC-B2B0-EE7B19188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83733"/>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7619</Words>
  <Characters>43430</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OTB Master Lease v2.2 - Robertson Example</dc:title>
  <dc:subject/>
  <dc:creator>Belle Realty of Lafayette, LLC</dc:creator>
  <cp:keywords/>
  <dc:description>Louisiana counsel review required before production use.</dc:description>
  <cp:lastModifiedBy>Adam Abdalla</cp:lastModifiedBy>
  <cp:revision>1</cp:revision>
  <dcterms:created xsi:type="dcterms:W3CDTF">2013-12-23T23:15:00Z</dcterms:created>
  <dcterms:modified xsi:type="dcterms:W3CDTF">2026-08-13T23:47:00Z</dcterms:modified>
  <cp:category/>
</cp:coreProperties>
</file>