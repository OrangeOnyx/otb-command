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824C2B" w14:textId="6FD86DA9" w:rsidR="00BD4A0C" w:rsidDel="006E1D67" w:rsidRDefault="00BD4A0C">
      <w:pPr>
        <w:pStyle w:val="BodyText"/>
        <w:spacing w:before="3"/>
        <w:rPr>
          <w:del w:id="0" w:author="Adam Abdalla" w:date="2019-09-06T10:54:00Z"/>
          <w:sz w:val="14"/>
        </w:rPr>
      </w:pPr>
    </w:p>
    <w:p w14:paraId="1DB0CDD6" w14:textId="2C0C74E5" w:rsidR="00BD4A0C" w:rsidRDefault="005E4FC0">
      <w:pPr>
        <w:pStyle w:val="Heading1"/>
        <w:spacing w:before="90"/>
        <w:ind w:left="2238"/>
      </w:pPr>
      <w:r>
        <w:t>SECOND</w:t>
      </w:r>
      <w:r w:rsidR="00CB5032">
        <w:t xml:space="preserve"> ADDENDUM TO LEASE AGREEMENT</w:t>
      </w:r>
    </w:p>
    <w:p w14:paraId="22D557C5" w14:textId="77777777" w:rsidR="00BD4A0C" w:rsidRDefault="00BD4A0C">
      <w:pPr>
        <w:pStyle w:val="BodyText"/>
        <w:spacing w:before="11"/>
        <w:rPr>
          <w:b/>
          <w:sz w:val="23"/>
        </w:rPr>
      </w:pPr>
    </w:p>
    <w:p w14:paraId="05C4CB90" w14:textId="101835C3" w:rsidR="00BD4A0C" w:rsidRPr="005E4FC0" w:rsidRDefault="00CB5032" w:rsidP="005E4FC0">
      <w:pPr>
        <w:ind w:left="100" w:right="167" w:firstLine="719"/>
        <w:jc w:val="both"/>
        <w:rPr>
          <w:sz w:val="24"/>
        </w:rPr>
      </w:pPr>
      <w:r>
        <w:rPr>
          <w:sz w:val="24"/>
        </w:rPr>
        <w:t xml:space="preserve">This </w:t>
      </w:r>
      <w:r w:rsidR="00714392">
        <w:rPr>
          <w:sz w:val="24"/>
        </w:rPr>
        <w:t>Second</w:t>
      </w:r>
      <w:r>
        <w:rPr>
          <w:sz w:val="24"/>
        </w:rPr>
        <w:t xml:space="preserve"> Addendum To Lease Agreement (“</w:t>
      </w:r>
      <w:r>
        <w:rPr>
          <w:b/>
          <w:sz w:val="24"/>
        </w:rPr>
        <w:t>Addendum</w:t>
      </w:r>
      <w:r>
        <w:rPr>
          <w:sz w:val="24"/>
        </w:rPr>
        <w:t xml:space="preserve">”) is entered </w:t>
      </w:r>
      <w:r w:rsidR="005E4FC0">
        <w:rPr>
          <w:sz w:val="24"/>
        </w:rPr>
        <w:t>on this ____ day of ______, 2019</w:t>
      </w:r>
      <w:r w:rsidR="009C3B74">
        <w:rPr>
          <w:sz w:val="24"/>
        </w:rPr>
        <w:t xml:space="preserve"> (the “</w:t>
      </w:r>
      <w:r w:rsidR="009C3B74" w:rsidRPr="009C3B74">
        <w:rPr>
          <w:b/>
          <w:bCs/>
          <w:sz w:val="24"/>
        </w:rPr>
        <w:t>Effective Date</w:t>
      </w:r>
      <w:r w:rsidR="009C3B74">
        <w:rPr>
          <w:sz w:val="24"/>
        </w:rPr>
        <w:t>”)</w:t>
      </w:r>
      <w:r w:rsidR="005E4FC0">
        <w:rPr>
          <w:sz w:val="24"/>
        </w:rPr>
        <w:t>,</w:t>
      </w:r>
      <w:del w:id="1" w:author="Katherine Currie" w:date="2019-09-06T08:51:00Z">
        <w:r w:rsidR="005E4FC0" w:rsidDel="00E40A8A">
          <w:rPr>
            <w:sz w:val="24"/>
          </w:rPr>
          <w:delText xml:space="preserve"> </w:delText>
        </w:r>
      </w:del>
      <w:r>
        <w:rPr>
          <w:sz w:val="24"/>
        </w:rPr>
        <w:t xml:space="preserve"> by and between </w:t>
      </w:r>
      <w:r>
        <w:rPr>
          <w:b/>
          <w:sz w:val="24"/>
        </w:rPr>
        <w:t xml:space="preserve">BELLE </w:t>
      </w:r>
      <w:r w:rsidRPr="00AC0209">
        <w:rPr>
          <w:b/>
          <w:sz w:val="24"/>
          <w:szCs w:val="24"/>
        </w:rPr>
        <w:t xml:space="preserve">REALTY OF LAFAYETTE, L.L.C., </w:t>
      </w:r>
      <w:r w:rsidRPr="00AC0209">
        <w:rPr>
          <w:sz w:val="24"/>
          <w:szCs w:val="24"/>
        </w:rPr>
        <w:t>a Louisiana limited liability company (the “</w:t>
      </w:r>
      <w:r w:rsidRPr="00AC0209">
        <w:rPr>
          <w:b/>
          <w:sz w:val="24"/>
          <w:szCs w:val="24"/>
        </w:rPr>
        <w:t>Lessor</w:t>
      </w:r>
      <w:r w:rsidRPr="00AC0209">
        <w:rPr>
          <w:sz w:val="24"/>
          <w:szCs w:val="24"/>
        </w:rPr>
        <w:t xml:space="preserve">”) and </w:t>
      </w:r>
      <w:r w:rsidRPr="00AC0209">
        <w:rPr>
          <w:b/>
          <w:sz w:val="24"/>
          <w:szCs w:val="24"/>
        </w:rPr>
        <w:t xml:space="preserve">DEALERTRACK REGISTRATION AND TITLING SERVICES - LOUISIANA, LLC, </w:t>
      </w:r>
      <w:r w:rsidRPr="00AC0209">
        <w:rPr>
          <w:sz w:val="24"/>
          <w:szCs w:val="24"/>
        </w:rPr>
        <w:t>a</w:t>
      </w:r>
      <w:r w:rsidR="005E4FC0" w:rsidRPr="00AC0209">
        <w:rPr>
          <w:sz w:val="24"/>
          <w:szCs w:val="24"/>
        </w:rPr>
        <w:t xml:space="preserve"> </w:t>
      </w:r>
      <w:r w:rsidRPr="00AC0209">
        <w:rPr>
          <w:spacing w:val="-6"/>
          <w:sz w:val="24"/>
          <w:szCs w:val="24"/>
        </w:rPr>
        <w:t xml:space="preserve">Delaware limited liability company, qualified </w:t>
      </w:r>
      <w:r w:rsidRPr="00AC0209">
        <w:rPr>
          <w:spacing w:val="-4"/>
          <w:sz w:val="24"/>
          <w:szCs w:val="24"/>
        </w:rPr>
        <w:t xml:space="preserve">to </w:t>
      </w:r>
      <w:r w:rsidRPr="00AC0209">
        <w:rPr>
          <w:spacing w:val="-5"/>
          <w:sz w:val="24"/>
          <w:szCs w:val="24"/>
        </w:rPr>
        <w:t xml:space="preserve">and </w:t>
      </w:r>
      <w:r w:rsidRPr="00AC0209">
        <w:rPr>
          <w:spacing w:val="-6"/>
          <w:sz w:val="24"/>
          <w:szCs w:val="24"/>
        </w:rPr>
        <w:t xml:space="preserve">doing business </w:t>
      </w:r>
      <w:r w:rsidRPr="00AC0209">
        <w:rPr>
          <w:spacing w:val="-4"/>
          <w:sz w:val="24"/>
          <w:szCs w:val="24"/>
        </w:rPr>
        <w:t xml:space="preserve">in the </w:t>
      </w:r>
      <w:r w:rsidRPr="00AC0209">
        <w:rPr>
          <w:spacing w:val="-6"/>
          <w:sz w:val="24"/>
          <w:szCs w:val="24"/>
        </w:rPr>
        <w:t xml:space="preserve">State </w:t>
      </w:r>
      <w:r w:rsidRPr="00AC0209">
        <w:rPr>
          <w:spacing w:val="-3"/>
          <w:sz w:val="24"/>
          <w:szCs w:val="24"/>
        </w:rPr>
        <w:t xml:space="preserve">of </w:t>
      </w:r>
      <w:r w:rsidRPr="00AC0209">
        <w:rPr>
          <w:spacing w:val="-6"/>
          <w:sz w:val="24"/>
          <w:szCs w:val="24"/>
        </w:rPr>
        <w:t xml:space="preserve">Louisiana, </w:t>
      </w:r>
      <w:r w:rsidRPr="00AC0209">
        <w:rPr>
          <w:spacing w:val="-4"/>
          <w:sz w:val="24"/>
          <w:szCs w:val="24"/>
        </w:rPr>
        <w:t xml:space="preserve">dba </w:t>
      </w:r>
      <w:r w:rsidRPr="00AC0209">
        <w:rPr>
          <w:spacing w:val="-5"/>
          <w:sz w:val="24"/>
          <w:szCs w:val="24"/>
        </w:rPr>
        <w:t xml:space="preserve">Auto </w:t>
      </w:r>
      <w:r w:rsidRPr="00AC0209">
        <w:rPr>
          <w:spacing w:val="-6"/>
          <w:sz w:val="24"/>
          <w:szCs w:val="24"/>
        </w:rPr>
        <w:t xml:space="preserve">Title Express </w:t>
      </w:r>
      <w:r w:rsidRPr="00AC0209">
        <w:rPr>
          <w:sz w:val="24"/>
          <w:szCs w:val="24"/>
        </w:rPr>
        <w:t>(the “</w:t>
      </w:r>
      <w:r w:rsidRPr="00AC0209">
        <w:rPr>
          <w:b/>
          <w:sz w:val="24"/>
          <w:szCs w:val="24"/>
        </w:rPr>
        <w:t>Lessee</w:t>
      </w:r>
      <w:r w:rsidRPr="00AC0209">
        <w:rPr>
          <w:sz w:val="24"/>
          <w:szCs w:val="24"/>
        </w:rPr>
        <w:t>”).</w:t>
      </w:r>
    </w:p>
    <w:p w14:paraId="69C207FC" w14:textId="77777777" w:rsidR="00BD4A0C" w:rsidRDefault="00BD4A0C">
      <w:pPr>
        <w:pStyle w:val="BodyText"/>
        <w:rPr>
          <w:sz w:val="24"/>
        </w:rPr>
      </w:pPr>
    </w:p>
    <w:p w14:paraId="53B942FC" w14:textId="77777777" w:rsidR="00BD4A0C" w:rsidRDefault="00CB5032">
      <w:pPr>
        <w:ind w:left="3948" w:right="4025"/>
        <w:jc w:val="center"/>
        <w:rPr>
          <w:b/>
          <w:sz w:val="24"/>
        </w:rPr>
      </w:pPr>
      <w:r>
        <w:rPr>
          <w:b/>
          <w:sz w:val="24"/>
        </w:rPr>
        <w:t>RECITALS</w:t>
      </w:r>
    </w:p>
    <w:p w14:paraId="054BA1BB" w14:textId="77777777" w:rsidR="00BD4A0C" w:rsidRDefault="00BD4A0C">
      <w:pPr>
        <w:pStyle w:val="BodyText"/>
        <w:rPr>
          <w:b/>
          <w:sz w:val="24"/>
        </w:rPr>
      </w:pPr>
    </w:p>
    <w:p w14:paraId="418830CA" w14:textId="5E7D946C" w:rsidR="00BD4A0C" w:rsidRDefault="00CB5032">
      <w:pPr>
        <w:ind w:left="100" w:right="183" w:firstLine="719"/>
        <w:jc w:val="both"/>
        <w:rPr>
          <w:sz w:val="24"/>
        </w:rPr>
      </w:pPr>
      <w:r>
        <w:rPr>
          <w:b/>
          <w:sz w:val="24"/>
        </w:rPr>
        <w:t xml:space="preserve">WHEREAS, </w:t>
      </w:r>
      <w:r>
        <w:rPr>
          <w:sz w:val="24"/>
        </w:rPr>
        <w:t>Lessor and Lessee entered into a certain Lease Agreement effective November 1, 2014 (the “</w:t>
      </w:r>
      <w:r w:rsidR="005E4FC0" w:rsidRPr="005E4FC0">
        <w:rPr>
          <w:b/>
          <w:bCs/>
          <w:sz w:val="24"/>
        </w:rPr>
        <w:t>Original</w:t>
      </w:r>
      <w:r w:rsidR="005E4FC0">
        <w:rPr>
          <w:sz w:val="24"/>
        </w:rPr>
        <w:t xml:space="preserve"> </w:t>
      </w:r>
      <w:r>
        <w:rPr>
          <w:b/>
          <w:sz w:val="24"/>
        </w:rPr>
        <w:t>Lease</w:t>
      </w:r>
      <w:r>
        <w:rPr>
          <w:sz w:val="24"/>
        </w:rPr>
        <w:t>”)</w:t>
      </w:r>
      <w:r w:rsidR="005E4FC0">
        <w:rPr>
          <w:sz w:val="24"/>
        </w:rPr>
        <w:t xml:space="preserve">, as amended by that First Addendum to Lease Agreement dated January </w:t>
      </w:r>
      <w:r w:rsidR="00AC0209">
        <w:rPr>
          <w:sz w:val="24"/>
        </w:rPr>
        <w:t>XX</w:t>
      </w:r>
      <w:r w:rsidR="005E4FC0">
        <w:rPr>
          <w:sz w:val="24"/>
        </w:rPr>
        <w:t>, 2015 (the “</w:t>
      </w:r>
      <w:r w:rsidR="005E4FC0" w:rsidRPr="005E4FC0">
        <w:rPr>
          <w:b/>
          <w:bCs/>
          <w:sz w:val="24"/>
        </w:rPr>
        <w:t>First Addendum</w:t>
      </w:r>
      <w:r w:rsidR="005E4FC0">
        <w:rPr>
          <w:sz w:val="24"/>
        </w:rPr>
        <w:t>”; together with the Original Lease, being the “</w:t>
      </w:r>
      <w:r w:rsidR="005E4FC0" w:rsidRPr="005E4FC0">
        <w:rPr>
          <w:b/>
          <w:bCs/>
          <w:sz w:val="24"/>
        </w:rPr>
        <w:t>Lease</w:t>
      </w:r>
      <w:r w:rsidR="005E4FC0">
        <w:rPr>
          <w:sz w:val="24"/>
        </w:rPr>
        <w:t>”)</w:t>
      </w:r>
      <w:r>
        <w:rPr>
          <w:sz w:val="24"/>
        </w:rPr>
        <w:t>; and</w:t>
      </w:r>
    </w:p>
    <w:p w14:paraId="20C49585" w14:textId="77777777" w:rsidR="00BD4A0C" w:rsidRDefault="00BD4A0C">
      <w:pPr>
        <w:pStyle w:val="BodyText"/>
        <w:spacing w:before="1"/>
        <w:rPr>
          <w:sz w:val="24"/>
        </w:rPr>
      </w:pPr>
    </w:p>
    <w:p w14:paraId="30A8C484" w14:textId="4EFE703E" w:rsidR="00BD4A0C" w:rsidRDefault="00CB5032">
      <w:pPr>
        <w:ind w:left="100" w:right="185" w:firstLine="719"/>
        <w:jc w:val="both"/>
        <w:rPr>
          <w:sz w:val="24"/>
        </w:rPr>
      </w:pPr>
      <w:r>
        <w:rPr>
          <w:b/>
          <w:sz w:val="24"/>
        </w:rPr>
        <w:t xml:space="preserve">WHEREAS, </w:t>
      </w:r>
      <w:r>
        <w:rPr>
          <w:sz w:val="24"/>
        </w:rPr>
        <w:t>the Initial Term of the Lease expires at midnight, Lafayette, Louisiana time</w:t>
      </w:r>
      <w:r w:rsidR="00F030F3">
        <w:rPr>
          <w:sz w:val="24"/>
        </w:rPr>
        <w:t>,</w:t>
      </w:r>
      <w:r>
        <w:rPr>
          <w:sz w:val="24"/>
        </w:rPr>
        <w:t xml:space="preserve"> on </w:t>
      </w:r>
      <w:r w:rsidR="005E4FC0">
        <w:rPr>
          <w:sz w:val="24"/>
        </w:rPr>
        <w:t>April 30</w:t>
      </w:r>
      <w:r>
        <w:rPr>
          <w:sz w:val="24"/>
        </w:rPr>
        <w:t>, 2020; and</w:t>
      </w:r>
    </w:p>
    <w:p w14:paraId="5587D471" w14:textId="77777777" w:rsidR="00BD4A0C" w:rsidRDefault="00BD4A0C">
      <w:pPr>
        <w:pStyle w:val="BodyText"/>
        <w:rPr>
          <w:sz w:val="24"/>
        </w:rPr>
      </w:pPr>
    </w:p>
    <w:p w14:paraId="710FFBF6" w14:textId="494240CD" w:rsidR="00714392" w:rsidRDefault="00CB5032">
      <w:pPr>
        <w:ind w:left="100" w:right="175" w:firstLine="719"/>
        <w:jc w:val="both"/>
        <w:rPr>
          <w:sz w:val="24"/>
        </w:rPr>
      </w:pPr>
      <w:r>
        <w:rPr>
          <w:b/>
          <w:sz w:val="24"/>
        </w:rPr>
        <w:t>WHEREAS</w:t>
      </w:r>
      <w:r>
        <w:rPr>
          <w:sz w:val="24"/>
        </w:rPr>
        <w:t xml:space="preserve">, Lessee </w:t>
      </w:r>
      <w:r w:rsidR="00AC0209">
        <w:rPr>
          <w:sz w:val="24"/>
        </w:rPr>
        <w:t xml:space="preserve">desires to extend the Lease for </w:t>
      </w:r>
      <w:r w:rsidR="007D366E">
        <w:rPr>
          <w:sz w:val="24"/>
        </w:rPr>
        <w:t>a</w:t>
      </w:r>
      <w:r w:rsidR="00AC0209">
        <w:rPr>
          <w:sz w:val="24"/>
        </w:rPr>
        <w:t xml:space="preserve"> three (3) year</w:t>
      </w:r>
      <w:r w:rsidR="007D366E">
        <w:rPr>
          <w:sz w:val="24"/>
        </w:rPr>
        <w:t xml:space="preserve"> period, from May 1, 2020 to April 30, 2023 (the “</w:t>
      </w:r>
      <w:r w:rsidR="007D366E">
        <w:rPr>
          <w:b/>
          <w:bCs/>
          <w:sz w:val="24"/>
        </w:rPr>
        <w:t xml:space="preserve">First Extension </w:t>
      </w:r>
      <w:r w:rsidR="007D366E" w:rsidRPr="007D366E">
        <w:rPr>
          <w:b/>
          <w:bCs/>
          <w:sz w:val="24"/>
        </w:rPr>
        <w:t>Term</w:t>
      </w:r>
      <w:r w:rsidR="007D366E">
        <w:rPr>
          <w:sz w:val="24"/>
        </w:rPr>
        <w:t xml:space="preserve">”); and </w:t>
      </w:r>
    </w:p>
    <w:p w14:paraId="7ED3D63A" w14:textId="0F209A0A" w:rsidR="00BD4A0C" w:rsidRDefault="00BD4A0C" w:rsidP="00714392">
      <w:pPr>
        <w:ind w:right="175"/>
        <w:jc w:val="both"/>
        <w:rPr>
          <w:sz w:val="24"/>
        </w:rPr>
      </w:pPr>
    </w:p>
    <w:p w14:paraId="1FCE5CEB" w14:textId="1A56B662" w:rsidR="00BD4A0C" w:rsidRDefault="00CB5032">
      <w:pPr>
        <w:ind w:left="100" w:right="176" w:firstLine="719"/>
        <w:jc w:val="both"/>
        <w:rPr>
          <w:sz w:val="24"/>
        </w:rPr>
      </w:pPr>
      <w:r>
        <w:rPr>
          <w:b/>
          <w:sz w:val="24"/>
        </w:rPr>
        <w:t xml:space="preserve">WHEREAS, </w:t>
      </w:r>
      <w:r>
        <w:rPr>
          <w:sz w:val="24"/>
        </w:rPr>
        <w:t>Lessor and Lessee desire to</w:t>
      </w:r>
      <w:r w:rsidR="00714392">
        <w:rPr>
          <w:sz w:val="24"/>
        </w:rPr>
        <w:t xml:space="preserve"> </w:t>
      </w:r>
      <w:r w:rsidR="007D366E">
        <w:rPr>
          <w:sz w:val="24"/>
        </w:rPr>
        <w:t>change the Common Area Maintenance Charges and Taxes and Insurance Charges during the First Extension Term in light of increasing taxes and insurance costs; and</w:t>
      </w:r>
    </w:p>
    <w:p w14:paraId="6600A5C5" w14:textId="77777777" w:rsidR="007D366E" w:rsidRDefault="007D366E">
      <w:pPr>
        <w:ind w:left="100" w:right="176" w:firstLine="719"/>
        <w:jc w:val="both"/>
        <w:rPr>
          <w:sz w:val="24"/>
        </w:rPr>
      </w:pPr>
    </w:p>
    <w:p w14:paraId="427F107A" w14:textId="3E0C5163" w:rsidR="007D366E" w:rsidRPr="007D366E" w:rsidRDefault="007D366E">
      <w:pPr>
        <w:ind w:left="100" w:right="176" w:firstLine="719"/>
        <w:jc w:val="both"/>
        <w:rPr>
          <w:bCs/>
          <w:sz w:val="24"/>
        </w:rPr>
      </w:pPr>
      <w:r>
        <w:rPr>
          <w:b/>
          <w:sz w:val="24"/>
        </w:rPr>
        <w:t xml:space="preserve">WHEREAS, </w:t>
      </w:r>
      <w:r>
        <w:rPr>
          <w:bCs/>
          <w:sz w:val="24"/>
        </w:rPr>
        <w:t>Lessee and Lessor desire to enter into this Addendum to Lease to memorialize Lessee’s extension of the term and to provide for related matters.</w:t>
      </w:r>
      <w:r>
        <w:rPr>
          <w:b/>
          <w:sz w:val="24"/>
        </w:rPr>
        <w:t xml:space="preserve"> </w:t>
      </w:r>
    </w:p>
    <w:p w14:paraId="6F5A2A11" w14:textId="77777777" w:rsidR="00BD4A0C" w:rsidRDefault="00BD4A0C">
      <w:pPr>
        <w:pStyle w:val="BodyText"/>
        <w:rPr>
          <w:sz w:val="24"/>
        </w:rPr>
      </w:pPr>
    </w:p>
    <w:p w14:paraId="710CD3D8" w14:textId="77777777" w:rsidR="00BD4A0C" w:rsidRDefault="00CB5032">
      <w:pPr>
        <w:ind w:left="100" w:right="182" w:firstLine="719"/>
        <w:jc w:val="both"/>
        <w:rPr>
          <w:sz w:val="24"/>
        </w:rPr>
      </w:pPr>
      <w:r>
        <w:rPr>
          <w:b/>
          <w:sz w:val="24"/>
        </w:rPr>
        <w:t>NOW THEREFORE</w:t>
      </w:r>
      <w:r>
        <w:rPr>
          <w:sz w:val="24"/>
        </w:rPr>
        <w:t>, in consideration of the foregoing, the mutual covenants contained herein and other good and valuable consideration, the receipt and sufficiency of which is hereby acknowledged, the parties hereto agree as follows:</w:t>
      </w:r>
    </w:p>
    <w:p w14:paraId="14280779" w14:textId="77777777" w:rsidR="00BD4A0C" w:rsidRDefault="00BD4A0C">
      <w:pPr>
        <w:pStyle w:val="BodyText"/>
        <w:spacing w:before="10"/>
        <w:rPr>
          <w:sz w:val="21"/>
        </w:rPr>
      </w:pPr>
    </w:p>
    <w:p w14:paraId="5EB36620" w14:textId="1A0BB1DD" w:rsidR="00BD4A0C" w:rsidRPr="00F030F3" w:rsidRDefault="00CB5032">
      <w:pPr>
        <w:pStyle w:val="ListParagraph"/>
        <w:numPr>
          <w:ilvl w:val="0"/>
          <w:numId w:val="1"/>
        </w:numPr>
        <w:tabs>
          <w:tab w:val="left" w:pos="821"/>
        </w:tabs>
        <w:jc w:val="both"/>
        <w:rPr>
          <w:sz w:val="24"/>
          <w:szCs w:val="24"/>
        </w:rPr>
      </w:pPr>
      <w:r w:rsidRPr="00F030F3">
        <w:rPr>
          <w:sz w:val="24"/>
          <w:szCs w:val="24"/>
        </w:rPr>
        <w:t>All capitalized terms used herein and not otherwise specifically defined herein shall have the meanings ascribed to those terms in the Lease.</w:t>
      </w:r>
    </w:p>
    <w:p w14:paraId="2361CA2B" w14:textId="77777777" w:rsidR="00BD4A0C" w:rsidRPr="00F030F3" w:rsidRDefault="00BD4A0C">
      <w:pPr>
        <w:pStyle w:val="BodyText"/>
        <w:spacing w:before="2"/>
        <w:rPr>
          <w:sz w:val="24"/>
          <w:szCs w:val="24"/>
        </w:rPr>
      </w:pPr>
    </w:p>
    <w:p w14:paraId="7D0B9CBA" w14:textId="34ED881B" w:rsidR="00BD4A0C" w:rsidRPr="00F030F3" w:rsidRDefault="00FE255A" w:rsidP="00A56363">
      <w:pPr>
        <w:pStyle w:val="ListParagraph"/>
        <w:numPr>
          <w:ilvl w:val="0"/>
          <w:numId w:val="1"/>
        </w:numPr>
        <w:tabs>
          <w:tab w:val="left" w:pos="821"/>
        </w:tabs>
        <w:jc w:val="both"/>
        <w:rPr>
          <w:sz w:val="24"/>
          <w:szCs w:val="24"/>
        </w:rPr>
      </w:pPr>
      <w:r>
        <w:rPr>
          <w:sz w:val="24"/>
          <w:szCs w:val="24"/>
        </w:rPr>
        <w:t xml:space="preserve">As of the Effective Date, </w:t>
      </w:r>
      <w:r w:rsidR="00714392" w:rsidRPr="00F030F3">
        <w:rPr>
          <w:sz w:val="24"/>
          <w:szCs w:val="24"/>
        </w:rPr>
        <w:t xml:space="preserve">Lessor and Lessee acknowledge that the </w:t>
      </w:r>
      <w:r w:rsidR="00FE39A5">
        <w:rPr>
          <w:sz w:val="24"/>
          <w:szCs w:val="24"/>
        </w:rPr>
        <w:t>t</w:t>
      </w:r>
      <w:r w:rsidR="00714392" w:rsidRPr="00F030F3">
        <w:rPr>
          <w:sz w:val="24"/>
          <w:szCs w:val="24"/>
        </w:rPr>
        <w:t xml:space="preserve">erm of </w:t>
      </w:r>
      <w:r w:rsidR="007D366E">
        <w:rPr>
          <w:sz w:val="24"/>
          <w:szCs w:val="24"/>
        </w:rPr>
        <w:t xml:space="preserve">the </w:t>
      </w:r>
      <w:r w:rsidR="00714392" w:rsidRPr="00F030F3">
        <w:rPr>
          <w:sz w:val="24"/>
          <w:szCs w:val="24"/>
        </w:rPr>
        <w:t xml:space="preserve">Lease is hereby extended for </w:t>
      </w:r>
      <w:r w:rsidR="00067235">
        <w:rPr>
          <w:sz w:val="24"/>
          <w:szCs w:val="24"/>
        </w:rPr>
        <w:t xml:space="preserve">an </w:t>
      </w:r>
      <w:r w:rsidR="00714392" w:rsidRPr="00F030F3">
        <w:rPr>
          <w:sz w:val="24"/>
          <w:szCs w:val="24"/>
        </w:rPr>
        <w:t>additional three (3) year period, commencing on May 1, 2020</w:t>
      </w:r>
      <w:r w:rsidR="00A56363" w:rsidRPr="00F030F3">
        <w:rPr>
          <w:sz w:val="24"/>
          <w:szCs w:val="24"/>
        </w:rPr>
        <w:t xml:space="preserve"> (the “</w:t>
      </w:r>
      <w:r w:rsidR="00A56363" w:rsidRPr="00F030F3">
        <w:rPr>
          <w:b/>
          <w:bCs/>
          <w:sz w:val="24"/>
          <w:szCs w:val="24"/>
        </w:rPr>
        <w:t>Extension</w:t>
      </w:r>
      <w:r w:rsidR="00A56363" w:rsidRPr="00F030F3">
        <w:rPr>
          <w:sz w:val="24"/>
          <w:szCs w:val="24"/>
        </w:rPr>
        <w:t xml:space="preserve"> </w:t>
      </w:r>
      <w:r w:rsidR="00A56363" w:rsidRPr="00F030F3">
        <w:rPr>
          <w:b/>
          <w:bCs/>
          <w:sz w:val="24"/>
          <w:szCs w:val="24"/>
        </w:rPr>
        <w:t>Commencement Date</w:t>
      </w:r>
      <w:r w:rsidR="00A56363" w:rsidRPr="00F030F3">
        <w:rPr>
          <w:sz w:val="24"/>
          <w:szCs w:val="24"/>
        </w:rPr>
        <w:t>”)</w:t>
      </w:r>
      <w:r w:rsidR="00714392" w:rsidRPr="00F030F3">
        <w:rPr>
          <w:sz w:val="24"/>
          <w:szCs w:val="24"/>
        </w:rPr>
        <w:t xml:space="preserve"> and expiring on </w:t>
      </w:r>
      <w:r w:rsidR="00A56363" w:rsidRPr="00F030F3">
        <w:rPr>
          <w:sz w:val="24"/>
          <w:szCs w:val="24"/>
        </w:rPr>
        <w:t>April 30, 20</w:t>
      </w:r>
      <w:r w:rsidR="00067235">
        <w:rPr>
          <w:sz w:val="24"/>
          <w:szCs w:val="24"/>
        </w:rPr>
        <w:t>23</w:t>
      </w:r>
      <w:r w:rsidR="00A56363" w:rsidRPr="00F030F3">
        <w:rPr>
          <w:sz w:val="24"/>
          <w:szCs w:val="24"/>
        </w:rPr>
        <w:t xml:space="preserve"> </w:t>
      </w:r>
      <w:r w:rsidR="00714392" w:rsidRPr="00F030F3">
        <w:rPr>
          <w:sz w:val="24"/>
          <w:szCs w:val="24"/>
        </w:rPr>
        <w:t>(</w:t>
      </w:r>
      <w:r w:rsidR="00A56363" w:rsidRPr="00F030F3">
        <w:rPr>
          <w:sz w:val="24"/>
          <w:szCs w:val="24"/>
        </w:rPr>
        <w:t xml:space="preserve">such period being </w:t>
      </w:r>
      <w:r w:rsidR="00714392" w:rsidRPr="00F030F3">
        <w:rPr>
          <w:sz w:val="24"/>
          <w:szCs w:val="24"/>
        </w:rPr>
        <w:t>the “</w:t>
      </w:r>
      <w:r w:rsidR="00714392" w:rsidRPr="00F030F3">
        <w:rPr>
          <w:b/>
          <w:sz w:val="24"/>
          <w:szCs w:val="24"/>
        </w:rPr>
        <w:t>First Extension Term</w:t>
      </w:r>
      <w:r w:rsidR="00714392" w:rsidRPr="00F030F3">
        <w:rPr>
          <w:sz w:val="24"/>
          <w:szCs w:val="24"/>
        </w:rPr>
        <w:t>”)</w:t>
      </w:r>
      <w:r w:rsidR="00A56363" w:rsidRPr="00F030F3">
        <w:rPr>
          <w:sz w:val="24"/>
          <w:szCs w:val="24"/>
        </w:rPr>
        <w:t>.</w:t>
      </w:r>
      <w:r w:rsidR="00714392" w:rsidRPr="00F030F3">
        <w:rPr>
          <w:sz w:val="24"/>
          <w:szCs w:val="24"/>
        </w:rPr>
        <w:t xml:space="preserve"> </w:t>
      </w:r>
      <w:r w:rsidR="00A56363" w:rsidRPr="00F030F3">
        <w:rPr>
          <w:sz w:val="24"/>
          <w:szCs w:val="24"/>
        </w:rPr>
        <w:t>Base Rent during the First Extension Term shall be $13.25 per square foot of the Premises</w:t>
      </w:r>
      <w:r w:rsidR="009C3B74" w:rsidRPr="00F030F3">
        <w:rPr>
          <w:sz w:val="24"/>
          <w:szCs w:val="24"/>
        </w:rPr>
        <w:t>,</w:t>
      </w:r>
      <w:r w:rsidR="00A56363" w:rsidRPr="00F030F3">
        <w:rPr>
          <w:sz w:val="24"/>
          <w:szCs w:val="24"/>
        </w:rPr>
        <w:t xml:space="preserve"> and all the terms and provisions of the Lease shall be applicable during the First Extension Term except as </w:t>
      </w:r>
      <w:r w:rsidR="009C3B74" w:rsidRPr="00F030F3">
        <w:rPr>
          <w:sz w:val="24"/>
          <w:szCs w:val="24"/>
        </w:rPr>
        <w:t xml:space="preserve">expressly </w:t>
      </w:r>
      <w:r w:rsidR="00A56363" w:rsidRPr="00F030F3">
        <w:rPr>
          <w:sz w:val="24"/>
          <w:szCs w:val="24"/>
        </w:rPr>
        <w:t>set forth in this Addendum.</w:t>
      </w:r>
      <w:r w:rsidR="009F52A3">
        <w:rPr>
          <w:sz w:val="24"/>
          <w:szCs w:val="24"/>
        </w:rPr>
        <w:t xml:space="preserve">  The First Extension set forth in Section 31.01 of the Original Lease is hereby deleted and is of no further force or effect.  </w:t>
      </w:r>
    </w:p>
    <w:p w14:paraId="41888EB2" w14:textId="77777777" w:rsidR="00BD4A0C" w:rsidRPr="00F030F3" w:rsidRDefault="00BD4A0C">
      <w:pPr>
        <w:pStyle w:val="BodyText"/>
        <w:rPr>
          <w:sz w:val="24"/>
          <w:szCs w:val="24"/>
        </w:rPr>
      </w:pPr>
    </w:p>
    <w:p w14:paraId="5400167E" w14:textId="01A406BE" w:rsidR="00BD4A0C" w:rsidRPr="00F030F3" w:rsidRDefault="009F52A3" w:rsidP="00FE255A">
      <w:pPr>
        <w:pStyle w:val="ListParagraph"/>
        <w:numPr>
          <w:ilvl w:val="0"/>
          <w:numId w:val="1"/>
        </w:numPr>
        <w:tabs>
          <w:tab w:val="left" w:pos="821"/>
        </w:tabs>
        <w:spacing w:before="91"/>
        <w:ind w:right="174"/>
        <w:jc w:val="both"/>
        <w:rPr>
          <w:sz w:val="24"/>
          <w:szCs w:val="24"/>
        </w:rPr>
      </w:pPr>
      <w:bookmarkStart w:id="2" w:name="_Hlk17377297"/>
      <w:proofErr w:type="gramStart"/>
      <w:r>
        <w:rPr>
          <w:sz w:val="24"/>
          <w:szCs w:val="24"/>
        </w:rPr>
        <w:t>I</w:t>
      </w:r>
      <w:r w:rsidR="007D366E" w:rsidRPr="009F52A3">
        <w:rPr>
          <w:sz w:val="24"/>
          <w:szCs w:val="24"/>
        </w:rPr>
        <w:t>n light of</w:t>
      </w:r>
      <w:proofErr w:type="gramEnd"/>
      <w:r w:rsidR="007D366E" w:rsidRPr="009F52A3">
        <w:rPr>
          <w:sz w:val="24"/>
          <w:szCs w:val="24"/>
        </w:rPr>
        <w:t xml:space="preserve"> increasing taxes and insurance costs, Section</w:t>
      </w:r>
      <w:r w:rsidR="007D366E">
        <w:rPr>
          <w:sz w:val="24"/>
          <w:szCs w:val="24"/>
        </w:rPr>
        <w:t xml:space="preserve"> 4.01(B)(1)-(3) of the</w:t>
      </w:r>
      <w:r>
        <w:rPr>
          <w:sz w:val="24"/>
          <w:szCs w:val="24"/>
        </w:rPr>
        <w:t xml:space="preserve"> Original</w:t>
      </w:r>
      <w:r w:rsidR="007D366E">
        <w:rPr>
          <w:sz w:val="24"/>
          <w:szCs w:val="24"/>
        </w:rPr>
        <w:t xml:space="preserve"> Lease </w:t>
      </w:r>
      <w:r>
        <w:rPr>
          <w:sz w:val="24"/>
          <w:szCs w:val="24"/>
        </w:rPr>
        <w:t>shall be deemed</w:t>
      </w:r>
      <w:r w:rsidR="007D366E">
        <w:rPr>
          <w:sz w:val="24"/>
          <w:szCs w:val="24"/>
        </w:rPr>
        <w:t xml:space="preserve"> amended to read as follows</w:t>
      </w:r>
      <w:r>
        <w:rPr>
          <w:sz w:val="24"/>
          <w:szCs w:val="24"/>
        </w:rPr>
        <w:t xml:space="preserve"> effective as of the Extension Commencement Date</w:t>
      </w:r>
      <w:r w:rsidR="007D366E">
        <w:rPr>
          <w:sz w:val="24"/>
          <w:szCs w:val="24"/>
        </w:rPr>
        <w:t xml:space="preserve">:  </w:t>
      </w:r>
      <w:bookmarkEnd w:id="2"/>
    </w:p>
    <w:p w14:paraId="226BB93D" w14:textId="77777777" w:rsidR="00BD4A0C" w:rsidRPr="00F030F3" w:rsidRDefault="00BD4A0C">
      <w:pPr>
        <w:pStyle w:val="BodyText"/>
        <w:spacing w:before="11"/>
        <w:rPr>
          <w:sz w:val="24"/>
          <w:szCs w:val="24"/>
        </w:rPr>
      </w:pPr>
    </w:p>
    <w:p w14:paraId="19AE2E5B" w14:textId="5D9D8C22" w:rsidR="00BD4A0C" w:rsidRPr="00F030F3" w:rsidRDefault="00A56363" w:rsidP="00FE255A">
      <w:pPr>
        <w:pStyle w:val="ListParagraph"/>
        <w:tabs>
          <w:tab w:val="left" w:pos="1540"/>
          <w:tab w:val="left" w:pos="1541"/>
          <w:tab w:val="left" w:pos="3316"/>
        </w:tabs>
        <w:ind w:right="183" w:firstLine="0"/>
        <w:rPr>
          <w:sz w:val="24"/>
          <w:szCs w:val="24"/>
        </w:rPr>
      </w:pPr>
      <w:r w:rsidRPr="00F030F3">
        <w:rPr>
          <w:sz w:val="24"/>
          <w:szCs w:val="24"/>
        </w:rPr>
        <w:t>“B.</w:t>
      </w:r>
      <w:r w:rsidRPr="00F030F3">
        <w:rPr>
          <w:sz w:val="24"/>
          <w:szCs w:val="24"/>
        </w:rPr>
        <w:tab/>
      </w:r>
      <w:r w:rsidR="00F030F3" w:rsidRPr="00F030F3">
        <w:rPr>
          <w:sz w:val="24"/>
          <w:szCs w:val="24"/>
          <w:u w:val="single"/>
        </w:rPr>
        <w:t xml:space="preserve">Additional </w:t>
      </w:r>
      <w:r w:rsidR="00F030F3" w:rsidRPr="00F030F3">
        <w:rPr>
          <w:spacing w:val="11"/>
          <w:sz w:val="24"/>
          <w:szCs w:val="24"/>
          <w:u w:val="single"/>
        </w:rPr>
        <w:t>Rent</w:t>
      </w:r>
      <w:r w:rsidR="00CB5032" w:rsidRPr="00F030F3">
        <w:rPr>
          <w:sz w:val="24"/>
          <w:szCs w:val="24"/>
        </w:rPr>
        <w:t>.</w:t>
      </w:r>
      <w:r w:rsidR="00CB5032" w:rsidRPr="00F030F3">
        <w:rPr>
          <w:sz w:val="24"/>
          <w:szCs w:val="24"/>
        </w:rPr>
        <w:tab/>
        <w:t xml:space="preserve">During the </w:t>
      </w:r>
      <w:r w:rsidR="00B0530F">
        <w:rPr>
          <w:sz w:val="24"/>
          <w:szCs w:val="24"/>
        </w:rPr>
        <w:t>Initial</w:t>
      </w:r>
      <w:r w:rsidR="00067235">
        <w:rPr>
          <w:sz w:val="24"/>
          <w:szCs w:val="24"/>
        </w:rPr>
        <w:t xml:space="preserve"> </w:t>
      </w:r>
      <w:r w:rsidR="00CB5032" w:rsidRPr="00F030F3">
        <w:rPr>
          <w:sz w:val="24"/>
          <w:szCs w:val="24"/>
        </w:rPr>
        <w:t>Term,</w:t>
      </w:r>
      <w:r w:rsidR="00B0530F">
        <w:rPr>
          <w:sz w:val="24"/>
          <w:szCs w:val="24"/>
        </w:rPr>
        <w:t xml:space="preserve"> including </w:t>
      </w:r>
      <w:r w:rsidR="00FE39A5">
        <w:rPr>
          <w:sz w:val="24"/>
          <w:szCs w:val="24"/>
        </w:rPr>
        <w:t xml:space="preserve">any </w:t>
      </w:r>
      <w:r w:rsidR="00B0530F">
        <w:rPr>
          <w:sz w:val="24"/>
          <w:szCs w:val="24"/>
        </w:rPr>
        <w:t>extension</w:t>
      </w:r>
      <w:r w:rsidR="001E6A9A">
        <w:rPr>
          <w:sz w:val="24"/>
          <w:szCs w:val="24"/>
        </w:rPr>
        <w:t>s</w:t>
      </w:r>
      <w:r w:rsidR="00B0530F">
        <w:rPr>
          <w:sz w:val="24"/>
          <w:szCs w:val="24"/>
        </w:rPr>
        <w:t xml:space="preserve"> thereof,</w:t>
      </w:r>
      <w:r w:rsidR="00CB5032" w:rsidRPr="00F030F3">
        <w:rPr>
          <w:sz w:val="24"/>
          <w:szCs w:val="24"/>
        </w:rPr>
        <w:t xml:space="preserve"> the Lessee </w:t>
      </w:r>
      <w:r w:rsidR="00CB5032" w:rsidRPr="00F030F3">
        <w:rPr>
          <w:sz w:val="24"/>
          <w:szCs w:val="24"/>
        </w:rPr>
        <w:lastRenderedPageBreak/>
        <w:t>shall pay to the Lessor, as additional rent (“Additional Rent”), the following</w:t>
      </w:r>
      <w:r w:rsidR="00CB5032" w:rsidRPr="00F030F3">
        <w:rPr>
          <w:spacing w:val="-11"/>
          <w:sz w:val="24"/>
          <w:szCs w:val="24"/>
        </w:rPr>
        <w:t xml:space="preserve"> </w:t>
      </w:r>
      <w:r w:rsidR="00CB5032" w:rsidRPr="00F030F3">
        <w:rPr>
          <w:sz w:val="24"/>
          <w:szCs w:val="24"/>
        </w:rPr>
        <w:t>amounts:</w:t>
      </w:r>
    </w:p>
    <w:p w14:paraId="4A3520B1" w14:textId="77777777" w:rsidR="00BD4A0C" w:rsidRPr="00F030F3" w:rsidRDefault="00BD4A0C">
      <w:pPr>
        <w:pStyle w:val="BodyText"/>
        <w:spacing w:before="2"/>
        <w:rPr>
          <w:sz w:val="24"/>
          <w:szCs w:val="24"/>
        </w:rPr>
      </w:pPr>
    </w:p>
    <w:p w14:paraId="7333F2A6" w14:textId="77777777" w:rsidR="00BD4A0C" w:rsidRPr="00F030F3" w:rsidRDefault="00CB5032">
      <w:pPr>
        <w:pStyle w:val="ListParagraph"/>
        <w:numPr>
          <w:ilvl w:val="2"/>
          <w:numId w:val="1"/>
        </w:numPr>
        <w:tabs>
          <w:tab w:val="left" w:pos="2981"/>
        </w:tabs>
        <w:ind w:right="896"/>
        <w:jc w:val="both"/>
        <w:rPr>
          <w:sz w:val="24"/>
          <w:szCs w:val="24"/>
        </w:rPr>
      </w:pPr>
      <w:r w:rsidRPr="00F030F3">
        <w:rPr>
          <w:sz w:val="24"/>
          <w:szCs w:val="24"/>
          <w:u w:val="single"/>
        </w:rPr>
        <w:t>Common Area Maintenance Charges.</w:t>
      </w:r>
      <w:r w:rsidRPr="00F030F3">
        <w:rPr>
          <w:sz w:val="24"/>
          <w:szCs w:val="24"/>
        </w:rPr>
        <w:t xml:space="preserve"> The Lessee shall pay to the Lessor, the Lessee's Pro Rata Portion (as hereinafter defined) of the Common Area (as hereinafter defined) maintenance charges ("Common Area Maintenance Charges"). The Common Area Maintenance Charge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F030F3">
        <w:rPr>
          <w:b/>
          <w:sz w:val="24"/>
          <w:szCs w:val="24"/>
        </w:rPr>
        <w:t>Schedule B</w:t>
      </w:r>
      <w:r w:rsidRPr="00F030F3">
        <w:rPr>
          <w:sz w:val="24"/>
          <w:szCs w:val="24"/>
        </w:rPr>
        <w:t>.</w:t>
      </w:r>
    </w:p>
    <w:p w14:paraId="2AF0CE08" w14:textId="77777777" w:rsidR="00BD4A0C" w:rsidRPr="00F030F3" w:rsidRDefault="00BD4A0C">
      <w:pPr>
        <w:pStyle w:val="BodyText"/>
        <w:spacing w:before="1"/>
        <w:rPr>
          <w:sz w:val="24"/>
          <w:szCs w:val="24"/>
        </w:rPr>
      </w:pPr>
    </w:p>
    <w:p w14:paraId="335A7422" w14:textId="4FD73C45" w:rsidR="00BD4A0C" w:rsidRPr="00F030F3" w:rsidRDefault="00CB5032" w:rsidP="00F030F3">
      <w:pPr>
        <w:pStyle w:val="ListParagraph"/>
        <w:numPr>
          <w:ilvl w:val="2"/>
          <w:numId w:val="1"/>
        </w:numPr>
        <w:tabs>
          <w:tab w:val="left" w:pos="2981"/>
        </w:tabs>
        <w:ind w:right="896"/>
        <w:jc w:val="both"/>
        <w:rPr>
          <w:sz w:val="24"/>
          <w:szCs w:val="24"/>
        </w:rPr>
      </w:pPr>
      <w:r w:rsidRPr="00F030F3">
        <w:rPr>
          <w:sz w:val="24"/>
          <w:szCs w:val="24"/>
          <w:u w:val="single"/>
        </w:rPr>
        <w:t>Tax and Insurance Charges.</w:t>
      </w:r>
      <w:r w:rsidRPr="00F030F3">
        <w:rPr>
          <w:sz w:val="24"/>
          <w:szCs w:val="24"/>
        </w:rPr>
        <w:t xml:space="preserve"> The Lessee shall pay to the Lessor, the Lessee's Pro Rata Portion (as hereinafter defined) of the annual charges incurred by the Lessor for taxes and insurance coverage for the Boulevard Shopping Center Property (“Taxes and Insurance Charges”).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licenses, fees, or other taxes or fees levied in connection with the Lessor's leasing or rental of the Boulevard Shopping Center Property, but shall not include any federal or state income tax imposed upon the</w:t>
      </w:r>
      <w:r w:rsidRPr="00F030F3">
        <w:rPr>
          <w:spacing w:val="18"/>
          <w:sz w:val="24"/>
          <w:szCs w:val="24"/>
        </w:rPr>
        <w:t xml:space="preserve"> </w:t>
      </w:r>
      <w:r w:rsidRPr="00F030F3">
        <w:rPr>
          <w:sz w:val="24"/>
          <w:szCs w:val="24"/>
        </w:rPr>
        <w:t>Lessor.</w:t>
      </w:r>
      <w:r w:rsidR="006E1A26">
        <w:rPr>
          <w:sz w:val="24"/>
          <w:szCs w:val="24"/>
        </w:rPr>
        <w:t xml:space="preserve"> </w:t>
      </w:r>
      <w:r w:rsidRPr="00F030F3">
        <w:rPr>
          <w:sz w:val="24"/>
          <w:szCs w:val="24"/>
        </w:rPr>
        <w:t>Insurance charges shall include the cost of any insurance obtained by the Lessor in connection with the Boulevard Shopping Center Property, including but not limited to fire, casualty and liability insurance</w:t>
      </w:r>
      <w:r w:rsidRPr="00F030F3">
        <w:rPr>
          <w:spacing w:val="-6"/>
          <w:sz w:val="24"/>
          <w:szCs w:val="24"/>
        </w:rPr>
        <w:t xml:space="preserve"> </w:t>
      </w:r>
      <w:r w:rsidRPr="00F030F3">
        <w:rPr>
          <w:sz w:val="24"/>
          <w:szCs w:val="24"/>
        </w:rPr>
        <w:t>policies.</w:t>
      </w:r>
    </w:p>
    <w:p w14:paraId="302619DD" w14:textId="77777777" w:rsidR="00BD4A0C" w:rsidRPr="00F030F3" w:rsidRDefault="00BD4A0C">
      <w:pPr>
        <w:pStyle w:val="BodyText"/>
        <w:rPr>
          <w:sz w:val="24"/>
          <w:szCs w:val="24"/>
        </w:rPr>
      </w:pPr>
    </w:p>
    <w:p w14:paraId="40BB0123" w14:textId="2E0CD4E2" w:rsidR="00BD4A0C" w:rsidRPr="00F030F3" w:rsidRDefault="00CB5032">
      <w:pPr>
        <w:pStyle w:val="ListParagraph"/>
        <w:numPr>
          <w:ilvl w:val="2"/>
          <w:numId w:val="1"/>
        </w:numPr>
        <w:tabs>
          <w:tab w:val="left" w:pos="2981"/>
        </w:tabs>
        <w:ind w:right="893"/>
        <w:jc w:val="both"/>
        <w:rPr>
          <w:sz w:val="24"/>
          <w:szCs w:val="24"/>
        </w:rPr>
      </w:pPr>
      <w:r w:rsidRPr="00F030F3">
        <w:rPr>
          <w:sz w:val="24"/>
          <w:szCs w:val="24"/>
          <w:u w:val="single"/>
        </w:rPr>
        <w:t>Payment of Additional Rent.</w:t>
      </w:r>
      <w:r w:rsidRPr="00F030F3">
        <w:rPr>
          <w:sz w:val="24"/>
          <w:szCs w:val="24"/>
        </w:rPr>
        <w:t xml:space="preserve"> The Lessee shall pay Common Area </w:t>
      </w:r>
      <w:r w:rsidRPr="00F030F3">
        <w:rPr>
          <w:sz w:val="24"/>
          <w:szCs w:val="24"/>
        </w:rPr>
        <w:lastRenderedPageBreak/>
        <w:t xml:space="preserve">Maintenance Charges and the Taxes and Insurance Charges monthly as Additional Rent. The parties agree that the Lessee’s Pro Rata Portion of the Common Area Maintenance Charges for </w:t>
      </w:r>
      <w:r w:rsidR="007D366E">
        <w:rPr>
          <w:sz w:val="24"/>
          <w:szCs w:val="24"/>
        </w:rPr>
        <w:t>the period beginning May 1, 2020 and ending April 30, 2023</w:t>
      </w:r>
      <w:r>
        <w:rPr>
          <w:sz w:val="24"/>
          <w:szCs w:val="24"/>
        </w:rPr>
        <w:t>,</w:t>
      </w:r>
      <w:r w:rsidRPr="00F030F3">
        <w:rPr>
          <w:sz w:val="24"/>
          <w:szCs w:val="24"/>
        </w:rPr>
        <w:t xml:space="preserve"> shall be $</w:t>
      </w:r>
      <w:ins w:id="3" w:author="Adam Abdalla" w:date="2019-09-06T11:07:00Z">
        <w:r w:rsidR="0088697B">
          <w:rPr>
            <w:sz w:val="24"/>
            <w:szCs w:val="24"/>
          </w:rPr>
          <w:t>2.10</w:t>
        </w:r>
      </w:ins>
      <w:del w:id="4" w:author="Adam Abdalla" w:date="2019-09-06T11:07:00Z">
        <w:r w:rsidRPr="00F030F3" w:rsidDel="0088697B">
          <w:rPr>
            <w:sz w:val="24"/>
            <w:szCs w:val="24"/>
          </w:rPr>
          <w:delText>1.35</w:delText>
        </w:r>
      </w:del>
      <w:r w:rsidRPr="00F030F3">
        <w:rPr>
          <w:sz w:val="24"/>
          <w:szCs w:val="24"/>
        </w:rPr>
        <w:t xml:space="preserve"> per square foot of the Premises annually,</w:t>
      </w:r>
      <w:bookmarkStart w:id="5" w:name="_GoBack"/>
      <w:bookmarkEnd w:id="5"/>
      <w:r w:rsidRPr="00F030F3">
        <w:rPr>
          <w:sz w:val="24"/>
          <w:szCs w:val="24"/>
        </w:rPr>
        <w:t xml:space="preserve"> payable monthly as provided herein. The parties further agree that the Lessee’s Pro Rata Portion of the Taxes and Insurance Charges for the </w:t>
      </w:r>
      <w:r w:rsidR="007D366E">
        <w:rPr>
          <w:sz w:val="24"/>
          <w:szCs w:val="24"/>
        </w:rPr>
        <w:t>period beginning May 1, 2020 and ending April 30, 2023</w:t>
      </w:r>
      <w:r>
        <w:rPr>
          <w:sz w:val="24"/>
          <w:szCs w:val="24"/>
        </w:rPr>
        <w:t>,</w:t>
      </w:r>
      <w:r w:rsidRPr="00F030F3">
        <w:rPr>
          <w:sz w:val="24"/>
          <w:szCs w:val="24"/>
        </w:rPr>
        <w:t xml:space="preserve"> shall be $</w:t>
      </w:r>
      <w:ins w:id="6" w:author="Adam Abdalla" w:date="2019-09-06T11:08:00Z">
        <w:r w:rsidR="0088697B">
          <w:rPr>
            <w:sz w:val="24"/>
            <w:szCs w:val="24"/>
          </w:rPr>
          <w:t>1.85</w:t>
        </w:r>
      </w:ins>
      <w:del w:id="7" w:author="Adam Abdalla" w:date="2019-09-06T11:08:00Z">
        <w:r w:rsidRPr="00F030F3" w:rsidDel="0088697B">
          <w:rPr>
            <w:sz w:val="24"/>
            <w:szCs w:val="24"/>
          </w:rPr>
          <w:delText>2.60</w:delText>
        </w:r>
      </w:del>
      <w:r w:rsidRPr="00F030F3">
        <w:rPr>
          <w:sz w:val="24"/>
          <w:szCs w:val="24"/>
        </w:rPr>
        <w:t xml:space="preserve"> per square foot of the Premises annually, payable monthly as provided</w:t>
      </w:r>
      <w:r w:rsidRPr="00F030F3">
        <w:rPr>
          <w:spacing w:val="-9"/>
          <w:sz w:val="24"/>
          <w:szCs w:val="24"/>
        </w:rPr>
        <w:t xml:space="preserve"> </w:t>
      </w:r>
      <w:r w:rsidRPr="00F030F3">
        <w:rPr>
          <w:sz w:val="24"/>
          <w:szCs w:val="24"/>
        </w:rPr>
        <w:t>herein.</w:t>
      </w:r>
    </w:p>
    <w:p w14:paraId="61276AFD" w14:textId="77777777" w:rsidR="00BD4A0C" w:rsidRPr="00F030F3" w:rsidRDefault="00BD4A0C">
      <w:pPr>
        <w:pStyle w:val="BodyText"/>
        <w:spacing w:before="1"/>
        <w:rPr>
          <w:sz w:val="24"/>
          <w:szCs w:val="24"/>
        </w:rPr>
      </w:pPr>
    </w:p>
    <w:p w14:paraId="40404C7E" w14:textId="4A72FFCF" w:rsidR="00BD4A0C" w:rsidRPr="00067235" w:rsidRDefault="00CB5032" w:rsidP="00067235">
      <w:pPr>
        <w:pStyle w:val="BodyText"/>
        <w:ind w:left="2970" w:right="899"/>
        <w:jc w:val="both"/>
        <w:rPr>
          <w:sz w:val="24"/>
          <w:szCs w:val="24"/>
        </w:rPr>
      </w:pPr>
      <w:r w:rsidRPr="00067235">
        <w:rPr>
          <w:sz w:val="24"/>
          <w:szCs w:val="24"/>
        </w:rPr>
        <w:t xml:space="preserve">The Total Monthly Rental Payment Amount </w:t>
      </w:r>
      <w:r w:rsidR="00F50581">
        <w:rPr>
          <w:sz w:val="24"/>
          <w:szCs w:val="24"/>
        </w:rPr>
        <w:t xml:space="preserve">during </w:t>
      </w:r>
      <w:r w:rsidR="009F52A3">
        <w:rPr>
          <w:sz w:val="24"/>
          <w:szCs w:val="24"/>
        </w:rPr>
        <w:t xml:space="preserve">the period beginning May 1, 2020 and ending April 30, 2023 </w:t>
      </w:r>
      <w:r w:rsidRPr="00067235">
        <w:rPr>
          <w:sz w:val="24"/>
          <w:szCs w:val="24"/>
        </w:rPr>
        <w:t>shall be calculated as follows:</w:t>
      </w:r>
    </w:p>
    <w:p w14:paraId="7DC35CC7" w14:textId="77777777" w:rsidR="00BD4A0C" w:rsidRPr="00067235" w:rsidRDefault="00BD4A0C" w:rsidP="00067235">
      <w:pPr>
        <w:pStyle w:val="BodyText"/>
        <w:spacing w:before="1"/>
        <w:ind w:left="2970"/>
        <w:rPr>
          <w:sz w:val="24"/>
          <w:szCs w:val="24"/>
        </w:rPr>
      </w:pPr>
    </w:p>
    <w:p w14:paraId="4ACB4AC8" w14:textId="77777777" w:rsidR="00BD4A0C" w:rsidRPr="00067235" w:rsidRDefault="00CB5032" w:rsidP="00067235">
      <w:pPr>
        <w:pStyle w:val="BodyText"/>
        <w:ind w:left="2970"/>
        <w:rPr>
          <w:sz w:val="24"/>
          <w:szCs w:val="24"/>
        </w:rPr>
      </w:pPr>
      <w:r w:rsidRPr="00067235">
        <w:rPr>
          <w:sz w:val="24"/>
          <w:szCs w:val="24"/>
        </w:rPr>
        <w:t>Months 1 through 36 of the First Extension Term</w:t>
      </w:r>
    </w:p>
    <w:p w14:paraId="7400CAAC" w14:textId="77777777" w:rsidR="00BD4A0C" w:rsidRPr="00F030F3" w:rsidRDefault="00BD4A0C">
      <w:pPr>
        <w:pStyle w:val="BodyText"/>
        <w:spacing w:before="8"/>
        <w:rPr>
          <w:sz w:val="20"/>
          <w:szCs w:val="20"/>
        </w:rPr>
      </w:pPr>
    </w:p>
    <w:tbl>
      <w:tblPr>
        <w:tblW w:w="0" w:type="auto"/>
        <w:tblInd w:w="3070" w:type="dxa"/>
        <w:tblLayout w:type="fixed"/>
        <w:tblCellMar>
          <w:left w:w="0" w:type="dxa"/>
          <w:right w:w="0" w:type="dxa"/>
        </w:tblCellMar>
        <w:tblLook w:val="01E0" w:firstRow="1" w:lastRow="1" w:firstColumn="1" w:lastColumn="1" w:noHBand="0" w:noVBand="0"/>
      </w:tblPr>
      <w:tblGrid>
        <w:gridCol w:w="4139"/>
        <w:gridCol w:w="1886"/>
      </w:tblGrid>
      <w:tr w:rsidR="00BD4A0C" w:rsidRPr="00F030F3" w14:paraId="302375D8" w14:textId="77777777" w:rsidTr="00067235">
        <w:trPr>
          <w:trHeight w:val="249"/>
        </w:trPr>
        <w:tc>
          <w:tcPr>
            <w:tcW w:w="4139" w:type="dxa"/>
          </w:tcPr>
          <w:p w14:paraId="5D6C1787" w14:textId="4B3E5966" w:rsidR="00BD4A0C" w:rsidRPr="00067235" w:rsidRDefault="00067235">
            <w:pPr>
              <w:pStyle w:val="TableParagraph"/>
              <w:spacing w:line="229" w:lineRule="exact"/>
              <w:rPr>
                <w:sz w:val="24"/>
                <w:szCs w:val="24"/>
              </w:rPr>
            </w:pPr>
            <w:r w:rsidRPr="00067235">
              <w:rPr>
                <w:sz w:val="24"/>
                <w:szCs w:val="24"/>
              </w:rPr>
              <w:t xml:space="preserve"> </w:t>
            </w:r>
            <w:r w:rsidR="00CB5032" w:rsidRPr="00067235">
              <w:rPr>
                <w:sz w:val="24"/>
                <w:szCs w:val="24"/>
              </w:rPr>
              <w:t>Base Rent</w:t>
            </w:r>
          </w:p>
        </w:tc>
        <w:tc>
          <w:tcPr>
            <w:tcW w:w="1886" w:type="dxa"/>
          </w:tcPr>
          <w:p w14:paraId="16CF7761" w14:textId="77777777" w:rsidR="00BD4A0C" w:rsidRPr="00067235" w:rsidRDefault="00CB5032">
            <w:pPr>
              <w:pStyle w:val="TableParagraph"/>
              <w:tabs>
                <w:tab w:val="left" w:pos="331"/>
              </w:tabs>
              <w:spacing w:line="229" w:lineRule="exact"/>
              <w:ind w:left="0"/>
              <w:jc w:val="center"/>
              <w:rPr>
                <w:sz w:val="24"/>
                <w:szCs w:val="24"/>
              </w:rPr>
            </w:pPr>
            <w:r w:rsidRPr="00067235">
              <w:rPr>
                <w:sz w:val="24"/>
                <w:szCs w:val="24"/>
              </w:rPr>
              <w:t>$</w:t>
            </w:r>
            <w:r w:rsidRPr="00067235">
              <w:rPr>
                <w:sz w:val="24"/>
                <w:szCs w:val="24"/>
              </w:rPr>
              <w:tab/>
            </w:r>
            <w:r w:rsidRPr="00067235">
              <w:rPr>
                <w:spacing w:val="-3"/>
                <w:sz w:val="24"/>
                <w:szCs w:val="24"/>
              </w:rPr>
              <w:t>4,233.38</w:t>
            </w:r>
          </w:p>
        </w:tc>
      </w:tr>
      <w:tr w:rsidR="00BD4A0C" w:rsidRPr="00F030F3" w14:paraId="69C6B51A" w14:textId="77777777" w:rsidTr="00067235">
        <w:trPr>
          <w:trHeight w:val="253"/>
        </w:trPr>
        <w:tc>
          <w:tcPr>
            <w:tcW w:w="4139" w:type="dxa"/>
          </w:tcPr>
          <w:p w14:paraId="5B6C9C62" w14:textId="77777777" w:rsidR="00BD4A0C" w:rsidRPr="00067235" w:rsidRDefault="00CB5032">
            <w:pPr>
              <w:pStyle w:val="TableParagraph"/>
              <w:rPr>
                <w:sz w:val="24"/>
                <w:szCs w:val="24"/>
              </w:rPr>
            </w:pPr>
            <w:r w:rsidRPr="00067235">
              <w:rPr>
                <w:sz w:val="24"/>
                <w:szCs w:val="24"/>
              </w:rPr>
              <w:t>Common Area Maintenance Charges</w:t>
            </w:r>
          </w:p>
        </w:tc>
        <w:tc>
          <w:tcPr>
            <w:tcW w:w="1886" w:type="dxa"/>
          </w:tcPr>
          <w:p w14:paraId="70B84F4A" w14:textId="5091DF46" w:rsidR="00BD4A0C" w:rsidRPr="00067235" w:rsidRDefault="00CB5032" w:rsidP="00B01A16">
            <w:pPr>
              <w:pStyle w:val="TableParagraph"/>
              <w:tabs>
                <w:tab w:val="left" w:pos="497"/>
              </w:tabs>
              <w:ind w:left="-1" w:right="1"/>
              <w:jc w:val="center"/>
              <w:rPr>
                <w:sz w:val="24"/>
                <w:szCs w:val="24"/>
              </w:rPr>
            </w:pPr>
            <w:r w:rsidRPr="00067235">
              <w:rPr>
                <w:sz w:val="24"/>
                <w:szCs w:val="24"/>
              </w:rPr>
              <w:t>$</w:t>
            </w:r>
            <w:r w:rsidRPr="00067235">
              <w:rPr>
                <w:sz w:val="24"/>
                <w:szCs w:val="24"/>
              </w:rPr>
              <w:tab/>
            </w:r>
            <w:del w:id="8" w:author="Adam Abdalla" w:date="2019-09-06T11:09:00Z">
              <w:r w:rsidRPr="00067235" w:rsidDel="0088697B">
                <w:rPr>
                  <w:spacing w:val="-4"/>
                  <w:sz w:val="24"/>
                  <w:szCs w:val="24"/>
                </w:rPr>
                <w:delText>431.33</w:delText>
              </w:r>
            </w:del>
            <w:ins w:id="9" w:author="Adam Abdalla" w:date="2019-09-06T11:09:00Z">
              <w:r w:rsidR="0088697B">
                <w:rPr>
                  <w:spacing w:val="-4"/>
                  <w:sz w:val="24"/>
                  <w:szCs w:val="24"/>
                </w:rPr>
                <w:t>670.95</w:t>
              </w:r>
            </w:ins>
          </w:p>
        </w:tc>
      </w:tr>
      <w:tr w:rsidR="00BD4A0C" w:rsidRPr="00F030F3" w14:paraId="1FE10F26" w14:textId="77777777" w:rsidTr="00067235">
        <w:trPr>
          <w:trHeight w:val="243"/>
        </w:trPr>
        <w:tc>
          <w:tcPr>
            <w:tcW w:w="4139" w:type="dxa"/>
          </w:tcPr>
          <w:p w14:paraId="071EA3F4" w14:textId="77777777" w:rsidR="00BD4A0C" w:rsidRPr="00067235" w:rsidRDefault="00CB5032">
            <w:pPr>
              <w:pStyle w:val="TableParagraph"/>
              <w:spacing w:line="223" w:lineRule="exact"/>
              <w:rPr>
                <w:sz w:val="24"/>
                <w:szCs w:val="24"/>
              </w:rPr>
            </w:pPr>
            <w:r w:rsidRPr="00067235">
              <w:rPr>
                <w:sz w:val="24"/>
                <w:szCs w:val="24"/>
              </w:rPr>
              <w:t>Tax and Insurance Charges</w:t>
            </w:r>
          </w:p>
        </w:tc>
        <w:tc>
          <w:tcPr>
            <w:tcW w:w="1886" w:type="dxa"/>
          </w:tcPr>
          <w:p w14:paraId="3D8484A2" w14:textId="5956143B" w:rsidR="00BD4A0C" w:rsidRPr="00067235" w:rsidRDefault="00CB5032" w:rsidP="00B01A16">
            <w:pPr>
              <w:pStyle w:val="TableParagraph"/>
              <w:tabs>
                <w:tab w:val="left" w:pos="498"/>
              </w:tabs>
              <w:spacing w:line="204" w:lineRule="exact"/>
              <w:ind w:left="1"/>
              <w:jc w:val="center"/>
              <w:rPr>
                <w:sz w:val="24"/>
                <w:szCs w:val="24"/>
              </w:rPr>
            </w:pPr>
            <w:r w:rsidRPr="00067235">
              <w:rPr>
                <w:sz w:val="24"/>
                <w:szCs w:val="24"/>
              </w:rPr>
              <w:t>$</w:t>
            </w:r>
            <w:r w:rsidRPr="00067235">
              <w:rPr>
                <w:sz w:val="24"/>
                <w:szCs w:val="24"/>
              </w:rPr>
              <w:tab/>
            </w:r>
            <w:ins w:id="10" w:author="Adam Abdalla" w:date="2019-09-06T11:09:00Z">
              <w:r w:rsidR="0088697B">
                <w:rPr>
                  <w:sz w:val="24"/>
                  <w:szCs w:val="24"/>
                </w:rPr>
                <w:t>591.08</w:t>
              </w:r>
            </w:ins>
            <w:del w:id="11" w:author="Adam Abdalla" w:date="2019-09-06T11:09:00Z">
              <w:r w:rsidRPr="00067235" w:rsidDel="0088697B">
                <w:rPr>
                  <w:spacing w:val="-4"/>
                  <w:sz w:val="24"/>
                  <w:szCs w:val="24"/>
                </w:rPr>
                <w:delText>830.70</w:delText>
              </w:r>
            </w:del>
          </w:p>
        </w:tc>
      </w:tr>
      <w:tr w:rsidR="00BD4A0C" w:rsidRPr="00F030F3" w14:paraId="3FACC1CB" w14:textId="77777777" w:rsidTr="00067235">
        <w:trPr>
          <w:trHeight w:val="501"/>
        </w:trPr>
        <w:tc>
          <w:tcPr>
            <w:tcW w:w="4139" w:type="dxa"/>
          </w:tcPr>
          <w:p w14:paraId="180EE58C" w14:textId="77777777" w:rsidR="00BD4A0C" w:rsidRPr="00067235" w:rsidRDefault="00BD4A0C">
            <w:pPr>
              <w:pStyle w:val="TableParagraph"/>
              <w:spacing w:before="6" w:line="240" w:lineRule="auto"/>
              <w:ind w:left="0"/>
              <w:rPr>
                <w:sz w:val="24"/>
                <w:szCs w:val="24"/>
              </w:rPr>
            </w:pPr>
          </w:p>
          <w:p w14:paraId="0E88DCF1" w14:textId="77777777" w:rsidR="00BD4A0C" w:rsidRPr="00067235" w:rsidRDefault="00CB5032">
            <w:pPr>
              <w:pStyle w:val="TableParagraph"/>
              <w:rPr>
                <w:b/>
                <w:sz w:val="24"/>
                <w:szCs w:val="24"/>
              </w:rPr>
            </w:pPr>
            <w:r w:rsidRPr="00067235">
              <w:rPr>
                <w:b/>
                <w:sz w:val="24"/>
                <w:szCs w:val="24"/>
              </w:rPr>
              <w:t>Total Monthly Rental Payment</w:t>
            </w:r>
          </w:p>
        </w:tc>
        <w:tc>
          <w:tcPr>
            <w:tcW w:w="1886" w:type="dxa"/>
          </w:tcPr>
          <w:p w14:paraId="3390BC0E" w14:textId="77777777" w:rsidR="00BD4A0C" w:rsidRPr="00067235" w:rsidRDefault="00BD4A0C">
            <w:pPr>
              <w:pStyle w:val="TableParagraph"/>
              <w:spacing w:before="2" w:line="240" w:lineRule="auto"/>
              <w:ind w:left="0"/>
              <w:rPr>
                <w:sz w:val="24"/>
                <w:szCs w:val="24"/>
              </w:rPr>
            </w:pPr>
          </w:p>
          <w:p w14:paraId="528B28E5" w14:textId="665F6859" w:rsidR="00BD4A0C" w:rsidRPr="00067235" w:rsidRDefault="00CB5032">
            <w:pPr>
              <w:pStyle w:val="TableParagraph"/>
              <w:ind w:left="56"/>
              <w:jc w:val="center"/>
              <w:rPr>
                <w:b/>
                <w:sz w:val="24"/>
                <w:szCs w:val="24"/>
              </w:rPr>
            </w:pPr>
            <w:r w:rsidRPr="00067235">
              <w:rPr>
                <w:b/>
                <w:sz w:val="24"/>
                <w:szCs w:val="24"/>
              </w:rPr>
              <w:t>$5,495.41</w:t>
            </w:r>
            <w:r w:rsidR="009C3B74" w:rsidRPr="00067235">
              <w:rPr>
                <w:b/>
                <w:sz w:val="24"/>
                <w:szCs w:val="24"/>
              </w:rPr>
              <w:t>”</w:t>
            </w:r>
          </w:p>
        </w:tc>
      </w:tr>
    </w:tbl>
    <w:p w14:paraId="61935219" w14:textId="77777777" w:rsidR="00BD4A0C" w:rsidRPr="00F030F3" w:rsidRDefault="00BD4A0C">
      <w:pPr>
        <w:pStyle w:val="BodyText"/>
        <w:rPr>
          <w:sz w:val="24"/>
          <w:szCs w:val="24"/>
        </w:rPr>
      </w:pPr>
    </w:p>
    <w:p w14:paraId="79BCB2B3" w14:textId="77777777" w:rsidR="00BD4A0C" w:rsidRPr="00F030F3" w:rsidRDefault="00BD4A0C">
      <w:pPr>
        <w:pStyle w:val="BodyText"/>
        <w:spacing w:before="1"/>
        <w:rPr>
          <w:sz w:val="24"/>
          <w:szCs w:val="24"/>
        </w:rPr>
      </w:pPr>
    </w:p>
    <w:p w14:paraId="1AFE5BBE" w14:textId="5E5967A4" w:rsidR="009F52A3" w:rsidRDefault="009F52A3">
      <w:pPr>
        <w:pStyle w:val="ListParagraph"/>
        <w:numPr>
          <w:ilvl w:val="0"/>
          <w:numId w:val="1"/>
        </w:numPr>
        <w:tabs>
          <w:tab w:val="left" w:pos="821"/>
        </w:tabs>
        <w:ind w:right="0"/>
        <w:rPr>
          <w:sz w:val="24"/>
          <w:szCs w:val="24"/>
        </w:rPr>
      </w:pPr>
      <w:r>
        <w:rPr>
          <w:sz w:val="24"/>
          <w:szCs w:val="24"/>
        </w:rPr>
        <w:t>Section 4.01(B)(4) of the Original Lease shall remain unchanged.</w:t>
      </w:r>
    </w:p>
    <w:p w14:paraId="767758BD" w14:textId="632870AF" w:rsidR="009F52A3" w:rsidRDefault="009F52A3" w:rsidP="009F52A3">
      <w:pPr>
        <w:pStyle w:val="ListParagraph"/>
        <w:tabs>
          <w:tab w:val="left" w:pos="821"/>
        </w:tabs>
        <w:ind w:right="0" w:firstLine="0"/>
        <w:jc w:val="left"/>
        <w:rPr>
          <w:sz w:val="24"/>
          <w:szCs w:val="24"/>
        </w:rPr>
      </w:pPr>
    </w:p>
    <w:p w14:paraId="57206BFF" w14:textId="6B31C91F" w:rsidR="00BD4A0C" w:rsidRPr="00F030F3" w:rsidRDefault="00FE255A">
      <w:pPr>
        <w:pStyle w:val="ListParagraph"/>
        <w:numPr>
          <w:ilvl w:val="0"/>
          <w:numId w:val="1"/>
        </w:numPr>
        <w:tabs>
          <w:tab w:val="left" w:pos="821"/>
        </w:tabs>
        <w:ind w:right="0"/>
        <w:rPr>
          <w:sz w:val="24"/>
          <w:szCs w:val="24"/>
        </w:rPr>
      </w:pPr>
      <w:r>
        <w:rPr>
          <w:sz w:val="24"/>
          <w:szCs w:val="24"/>
        </w:rPr>
        <w:t xml:space="preserve">As of the Effective Date, </w:t>
      </w:r>
      <w:r w:rsidR="009F52A3">
        <w:rPr>
          <w:sz w:val="24"/>
          <w:szCs w:val="24"/>
        </w:rPr>
        <w:t xml:space="preserve">Section 11.01 of the Original Lease shall be amended to add the following paragraph to the end thereof: </w:t>
      </w:r>
    </w:p>
    <w:p w14:paraId="11DBEFEE" w14:textId="77777777" w:rsidR="00BD4A0C" w:rsidRPr="00F030F3" w:rsidRDefault="00BD4A0C">
      <w:pPr>
        <w:pStyle w:val="BodyText"/>
        <w:spacing w:before="9"/>
        <w:rPr>
          <w:sz w:val="24"/>
          <w:szCs w:val="24"/>
        </w:rPr>
      </w:pPr>
    </w:p>
    <w:p w14:paraId="3D902C37" w14:textId="75331E02" w:rsidR="00BD4A0C" w:rsidRDefault="009C3B74">
      <w:pPr>
        <w:pStyle w:val="BodyText"/>
        <w:ind w:left="1540" w:right="895"/>
        <w:jc w:val="both"/>
        <w:rPr>
          <w:sz w:val="24"/>
          <w:szCs w:val="24"/>
        </w:rPr>
      </w:pPr>
      <w:r w:rsidRPr="00F030F3">
        <w:rPr>
          <w:sz w:val="24"/>
          <w:szCs w:val="24"/>
        </w:rPr>
        <w:t>“</w:t>
      </w:r>
      <w:r w:rsidR="00CB5032" w:rsidRPr="00F030F3">
        <w:rPr>
          <w:sz w:val="24"/>
          <w:szCs w:val="24"/>
        </w:rPr>
        <w:t>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w:t>
      </w:r>
      <w:r w:rsidR="00CB5032" w:rsidRPr="00F030F3">
        <w:rPr>
          <w:spacing w:val="-7"/>
          <w:sz w:val="24"/>
          <w:szCs w:val="24"/>
        </w:rPr>
        <w:t xml:space="preserve"> </w:t>
      </w:r>
      <w:r w:rsidR="00CB5032" w:rsidRPr="00F030F3">
        <w:rPr>
          <w:sz w:val="24"/>
          <w:szCs w:val="24"/>
        </w:rPr>
        <w:t>disconnection.</w:t>
      </w:r>
      <w:r w:rsidRPr="00F030F3">
        <w:rPr>
          <w:sz w:val="24"/>
          <w:szCs w:val="24"/>
        </w:rPr>
        <w:t>”</w:t>
      </w:r>
    </w:p>
    <w:p w14:paraId="5EFD2101" w14:textId="77777777" w:rsidR="00BD4A0C" w:rsidRPr="00F030F3" w:rsidRDefault="00BD4A0C">
      <w:pPr>
        <w:pStyle w:val="BodyText"/>
        <w:spacing w:before="2"/>
        <w:rPr>
          <w:sz w:val="24"/>
          <w:szCs w:val="24"/>
        </w:rPr>
      </w:pPr>
    </w:p>
    <w:p w14:paraId="7DA20E9D" w14:textId="5F7A20A3" w:rsidR="00BD4A0C" w:rsidRPr="00F030F3" w:rsidRDefault="00CB5032" w:rsidP="00F030F3">
      <w:pPr>
        <w:pStyle w:val="ListParagraph"/>
        <w:numPr>
          <w:ilvl w:val="0"/>
          <w:numId w:val="1"/>
        </w:numPr>
        <w:tabs>
          <w:tab w:val="left" w:pos="821"/>
        </w:tabs>
        <w:ind w:right="895"/>
        <w:jc w:val="both"/>
        <w:rPr>
          <w:sz w:val="24"/>
          <w:szCs w:val="24"/>
        </w:rPr>
      </w:pPr>
      <w:r w:rsidRPr="00F030F3">
        <w:rPr>
          <w:sz w:val="24"/>
          <w:szCs w:val="24"/>
        </w:rPr>
        <w:t>Provided that Lessee is not in default</w:t>
      </w:r>
      <w:r w:rsidR="00067235">
        <w:rPr>
          <w:sz w:val="24"/>
          <w:szCs w:val="24"/>
        </w:rPr>
        <w:t xml:space="preserve"> beyond any applicable notice and cure period</w:t>
      </w:r>
      <w:r w:rsidRPr="00F030F3">
        <w:rPr>
          <w:sz w:val="24"/>
          <w:szCs w:val="24"/>
        </w:rPr>
        <w:t xml:space="preserve"> in the performance of </w:t>
      </w:r>
      <w:r w:rsidR="00067235">
        <w:rPr>
          <w:sz w:val="24"/>
          <w:szCs w:val="24"/>
        </w:rPr>
        <w:t>the Lease</w:t>
      </w:r>
      <w:r w:rsidRPr="00F030F3">
        <w:rPr>
          <w:sz w:val="24"/>
          <w:szCs w:val="24"/>
        </w:rPr>
        <w:t xml:space="preserve"> </w:t>
      </w:r>
      <w:r w:rsidR="009C3B74" w:rsidRPr="00F030F3">
        <w:rPr>
          <w:sz w:val="24"/>
          <w:szCs w:val="24"/>
        </w:rPr>
        <w:t>during the</w:t>
      </w:r>
      <w:r w:rsidRPr="00F030F3">
        <w:rPr>
          <w:sz w:val="24"/>
          <w:szCs w:val="24"/>
        </w:rPr>
        <w:t xml:space="preserve"> First Extension</w:t>
      </w:r>
      <w:r w:rsidR="009C3B74" w:rsidRPr="00F030F3">
        <w:rPr>
          <w:sz w:val="24"/>
          <w:szCs w:val="24"/>
        </w:rPr>
        <w:t xml:space="preserve"> Term</w:t>
      </w:r>
      <w:r w:rsidRPr="00F030F3">
        <w:rPr>
          <w:sz w:val="24"/>
          <w:szCs w:val="24"/>
        </w:rPr>
        <w:t xml:space="preserve">, Lessee shall have the option to renew and </w:t>
      </w:r>
      <w:r w:rsidR="001E6A9A">
        <w:rPr>
          <w:sz w:val="24"/>
          <w:szCs w:val="24"/>
        </w:rPr>
        <w:t xml:space="preserve">further </w:t>
      </w:r>
      <w:r w:rsidRPr="00F030F3">
        <w:rPr>
          <w:sz w:val="24"/>
          <w:szCs w:val="24"/>
        </w:rPr>
        <w:t xml:space="preserve">extend the </w:t>
      </w:r>
      <w:r w:rsidR="009F52A3">
        <w:rPr>
          <w:sz w:val="24"/>
          <w:szCs w:val="24"/>
        </w:rPr>
        <w:t>t</w:t>
      </w:r>
      <w:r>
        <w:rPr>
          <w:sz w:val="24"/>
          <w:szCs w:val="24"/>
        </w:rPr>
        <w:t>erm</w:t>
      </w:r>
      <w:r w:rsidR="001E6A9A">
        <w:rPr>
          <w:sz w:val="24"/>
          <w:szCs w:val="24"/>
        </w:rPr>
        <w:t xml:space="preserve"> </w:t>
      </w:r>
      <w:r w:rsidR="009F52A3">
        <w:rPr>
          <w:sz w:val="24"/>
          <w:szCs w:val="24"/>
        </w:rPr>
        <w:t xml:space="preserve">of the Lease </w:t>
      </w:r>
      <w:r w:rsidRPr="00F030F3">
        <w:rPr>
          <w:sz w:val="24"/>
          <w:szCs w:val="24"/>
        </w:rPr>
        <w:t>for an additional term (</w:t>
      </w:r>
      <w:r>
        <w:rPr>
          <w:sz w:val="24"/>
          <w:szCs w:val="24"/>
        </w:rPr>
        <w:t xml:space="preserve">the </w:t>
      </w:r>
      <w:r w:rsidRPr="00F030F3">
        <w:rPr>
          <w:sz w:val="24"/>
          <w:szCs w:val="24"/>
        </w:rPr>
        <w:t>“</w:t>
      </w:r>
      <w:r w:rsidRPr="00F030F3">
        <w:rPr>
          <w:b/>
          <w:bCs/>
          <w:sz w:val="24"/>
          <w:szCs w:val="24"/>
        </w:rPr>
        <w:t>Second Extension</w:t>
      </w:r>
      <w:r w:rsidRPr="00F030F3">
        <w:rPr>
          <w:sz w:val="24"/>
          <w:szCs w:val="24"/>
        </w:rPr>
        <w:t>”). The Second Extension shall be for five (5) years commencing on the next day following the expiration of the First Extension Term (the “</w:t>
      </w:r>
      <w:r w:rsidRPr="00F030F3">
        <w:rPr>
          <w:b/>
          <w:bCs/>
          <w:sz w:val="24"/>
          <w:szCs w:val="24"/>
        </w:rPr>
        <w:t>Second</w:t>
      </w:r>
      <w:r w:rsidRPr="00F030F3">
        <w:rPr>
          <w:b/>
          <w:bCs/>
          <w:spacing w:val="36"/>
          <w:sz w:val="24"/>
          <w:szCs w:val="24"/>
        </w:rPr>
        <w:t xml:space="preserve"> </w:t>
      </w:r>
      <w:r w:rsidRPr="00F030F3">
        <w:rPr>
          <w:b/>
          <w:bCs/>
          <w:sz w:val="24"/>
          <w:szCs w:val="24"/>
        </w:rPr>
        <w:t>Extension</w:t>
      </w:r>
      <w:r w:rsidRPr="00F030F3">
        <w:rPr>
          <w:b/>
          <w:bCs/>
          <w:spacing w:val="38"/>
          <w:sz w:val="24"/>
          <w:szCs w:val="24"/>
        </w:rPr>
        <w:t xml:space="preserve"> </w:t>
      </w:r>
      <w:r w:rsidRPr="00F030F3">
        <w:rPr>
          <w:b/>
          <w:bCs/>
          <w:sz w:val="24"/>
          <w:szCs w:val="24"/>
        </w:rPr>
        <w:t>Term</w:t>
      </w:r>
      <w:r w:rsidRPr="00F030F3">
        <w:rPr>
          <w:sz w:val="24"/>
          <w:szCs w:val="24"/>
        </w:rPr>
        <w:t>”).</w:t>
      </w:r>
      <w:r w:rsidRPr="00F030F3">
        <w:rPr>
          <w:spacing w:val="24"/>
          <w:sz w:val="24"/>
          <w:szCs w:val="24"/>
        </w:rPr>
        <w:t xml:space="preserve"> </w:t>
      </w:r>
      <w:r w:rsidRPr="00F030F3">
        <w:rPr>
          <w:sz w:val="24"/>
          <w:szCs w:val="24"/>
        </w:rPr>
        <w:t>All</w:t>
      </w:r>
      <w:r w:rsidRPr="00F030F3">
        <w:rPr>
          <w:spacing w:val="39"/>
          <w:sz w:val="24"/>
          <w:szCs w:val="24"/>
        </w:rPr>
        <w:t xml:space="preserve"> </w:t>
      </w:r>
      <w:r w:rsidRPr="00F030F3">
        <w:rPr>
          <w:sz w:val="24"/>
          <w:szCs w:val="24"/>
        </w:rPr>
        <w:t>of</w:t>
      </w:r>
      <w:r w:rsidRPr="00F030F3">
        <w:rPr>
          <w:spacing w:val="38"/>
          <w:sz w:val="24"/>
          <w:szCs w:val="24"/>
        </w:rPr>
        <w:t xml:space="preserve"> </w:t>
      </w:r>
      <w:r w:rsidRPr="00F030F3">
        <w:rPr>
          <w:sz w:val="24"/>
          <w:szCs w:val="24"/>
        </w:rPr>
        <w:t>the</w:t>
      </w:r>
      <w:r w:rsidRPr="00F030F3">
        <w:rPr>
          <w:spacing w:val="39"/>
          <w:sz w:val="24"/>
          <w:szCs w:val="24"/>
        </w:rPr>
        <w:t xml:space="preserve"> </w:t>
      </w:r>
      <w:r w:rsidRPr="00F030F3">
        <w:rPr>
          <w:sz w:val="24"/>
          <w:szCs w:val="24"/>
        </w:rPr>
        <w:t>terms</w:t>
      </w:r>
      <w:r w:rsidRPr="00F030F3">
        <w:rPr>
          <w:spacing w:val="36"/>
          <w:sz w:val="24"/>
          <w:szCs w:val="24"/>
        </w:rPr>
        <w:t xml:space="preserve"> </w:t>
      </w:r>
      <w:r w:rsidRPr="00F030F3">
        <w:rPr>
          <w:sz w:val="24"/>
          <w:szCs w:val="24"/>
        </w:rPr>
        <w:t>and</w:t>
      </w:r>
      <w:r w:rsidRPr="00F030F3">
        <w:rPr>
          <w:spacing w:val="36"/>
          <w:sz w:val="24"/>
          <w:szCs w:val="24"/>
        </w:rPr>
        <w:t xml:space="preserve"> </w:t>
      </w:r>
      <w:r w:rsidRPr="00F030F3">
        <w:rPr>
          <w:sz w:val="24"/>
          <w:szCs w:val="24"/>
        </w:rPr>
        <w:t>conditions</w:t>
      </w:r>
      <w:r w:rsidRPr="00F030F3">
        <w:rPr>
          <w:spacing w:val="39"/>
          <w:sz w:val="24"/>
          <w:szCs w:val="24"/>
        </w:rPr>
        <w:t xml:space="preserve"> </w:t>
      </w:r>
      <w:r w:rsidRPr="00F030F3">
        <w:rPr>
          <w:sz w:val="24"/>
          <w:szCs w:val="24"/>
        </w:rPr>
        <w:t>of</w:t>
      </w:r>
      <w:r w:rsidRPr="00F030F3">
        <w:rPr>
          <w:spacing w:val="39"/>
          <w:sz w:val="24"/>
          <w:szCs w:val="24"/>
        </w:rPr>
        <w:t xml:space="preserve"> </w:t>
      </w:r>
      <w:r w:rsidR="00067235">
        <w:rPr>
          <w:sz w:val="24"/>
          <w:szCs w:val="24"/>
        </w:rPr>
        <w:t xml:space="preserve">the Lease </w:t>
      </w:r>
      <w:r w:rsidRPr="00F030F3">
        <w:rPr>
          <w:sz w:val="24"/>
          <w:szCs w:val="24"/>
        </w:rPr>
        <w:t>shall</w:t>
      </w:r>
      <w:r w:rsidR="00F030F3">
        <w:rPr>
          <w:sz w:val="24"/>
          <w:szCs w:val="24"/>
        </w:rPr>
        <w:t xml:space="preserve"> </w:t>
      </w:r>
      <w:r w:rsidRPr="00F030F3">
        <w:rPr>
          <w:sz w:val="24"/>
          <w:szCs w:val="24"/>
        </w:rPr>
        <w:t>apply during the Second Extension Term</w:t>
      </w:r>
      <w:r w:rsidR="00067235">
        <w:rPr>
          <w:sz w:val="24"/>
          <w:szCs w:val="24"/>
        </w:rPr>
        <w:t>,</w:t>
      </w:r>
      <w:r w:rsidRPr="00F030F3">
        <w:rPr>
          <w:sz w:val="24"/>
          <w:szCs w:val="24"/>
        </w:rPr>
        <w:t xml:space="preserve"> except that the Total Monthly Rental Payment Amount shall be determined by agreement of the Lessor and Lessee in good faith at least sixty (60) days prior to the period for giving notice of exercise of the option for commencement of the Second Extension Term. The Second Extension option shall be exercised by written </w:t>
      </w:r>
      <w:r w:rsidRPr="00F030F3">
        <w:rPr>
          <w:sz w:val="24"/>
          <w:szCs w:val="24"/>
        </w:rPr>
        <w:lastRenderedPageBreak/>
        <w:t xml:space="preserve">notice given to Lessor by Lessee not less than sixty (60) days prior to the expiration of the First Extension Term. If notice is not given in the manner provided herein and within the time specified, this option to renew shall terminate. If the parties cannot agree as to the renewal rent rate by the date for giving notice of exercise </w:t>
      </w:r>
      <w:r w:rsidRPr="00F030F3">
        <w:rPr>
          <w:spacing w:val="-3"/>
          <w:sz w:val="24"/>
          <w:szCs w:val="24"/>
        </w:rPr>
        <w:t xml:space="preserve">of </w:t>
      </w:r>
      <w:r w:rsidRPr="00F030F3">
        <w:rPr>
          <w:sz w:val="24"/>
          <w:szCs w:val="24"/>
        </w:rPr>
        <w:t xml:space="preserve">the option, the renewal rate will be increased by an amount equal to the percentage increase in the Consumer Price Index from </w:t>
      </w:r>
      <w:r w:rsidR="00F030F3" w:rsidRPr="00F030F3">
        <w:rPr>
          <w:sz w:val="24"/>
          <w:szCs w:val="24"/>
        </w:rPr>
        <w:t>May 1</w:t>
      </w:r>
      <w:r w:rsidRPr="00F030F3">
        <w:rPr>
          <w:sz w:val="24"/>
          <w:szCs w:val="24"/>
        </w:rPr>
        <w:t>, 2020. For this purpose, “Consumer Price Index” means the 12-month percentage increase in the Consumer Price Index- Urban Wage Earners and Clerical Workers, U.S. All items, 1982-84=100 - CWUR0000SA0, published by the U.S. Department of Labor, Bureau of Labor Statistics. In the event the Bureau of Labor Statistics ceases to publish such index, the successor index will apply or, if no successor index is published, the parties will designate an alternative Consumer Price Index published by the Bureau of Labor</w:t>
      </w:r>
      <w:r w:rsidRPr="00F030F3">
        <w:rPr>
          <w:spacing w:val="-9"/>
          <w:sz w:val="24"/>
          <w:szCs w:val="24"/>
        </w:rPr>
        <w:t xml:space="preserve"> </w:t>
      </w:r>
      <w:r w:rsidRPr="00F030F3">
        <w:rPr>
          <w:sz w:val="24"/>
          <w:szCs w:val="24"/>
        </w:rPr>
        <w:t>Statistics.</w:t>
      </w:r>
    </w:p>
    <w:p w14:paraId="4D179585" w14:textId="77777777" w:rsidR="00BD4A0C" w:rsidRPr="00F030F3" w:rsidRDefault="00BD4A0C">
      <w:pPr>
        <w:pStyle w:val="BodyText"/>
        <w:spacing w:before="1"/>
        <w:rPr>
          <w:sz w:val="24"/>
          <w:szCs w:val="24"/>
        </w:rPr>
      </w:pPr>
    </w:p>
    <w:p w14:paraId="1CCFEC28" w14:textId="1DB015B5" w:rsidR="00BD4A0C" w:rsidRPr="00F030F3" w:rsidRDefault="00CB5032">
      <w:pPr>
        <w:pStyle w:val="ListParagraph"/>
        <w:numPr>
          <w:ilvl w:val="0"/>
          <w:numId w:val="1"/>
        </w:numPr>
        <w:tabs>
          <w:tab w:val="left" w:pos="821"/>
        </w:tabs>
        <w:ind w:right="174"/>
        <w:jc w:val="both"/>
        <w:rPr>
          <w:sz w:val="24"/>
          <w:szCs w:val="24"/>
        </w:rPr>
      </w:pPr>
      <w:r w:rsidRPr="00F030F3">
        <w:rPr>
          <w:sz w:val="24"/>
          <w:szCs w:val="24"/>
        </w:rPr>
        <w:t>The Lessor and the Lessee hereby agree that the terms and conditions of this</w:t>
      </w:r>
      <w:r w:rsidR="009F52A3">
        <w:rPr>
          <w:sz w:val="24"/>
          <w:szCs w:val="24"/>
        </w:rPr>
        <w:t xml:space="preserve"> </w:t>
      </w:r>
      <w:r w:rsidRPr="00F030F3">
        <w:rPr>
          <w:sz w:val="24"/>
          <w:szCs w:val="24"/>
        </w:rPr>
        <w:t>Addendum shall be kept confidential between the Lessor and Lessee and shall not be disclosed to any other persons, including but not limited to any tenants or occupants of On The Boulevard Shopping Center. The Lessee acknowledges that the foregoing covenant of confidentiality constitutes a portion of the consideration delivered to the Lessor to induce the Lessor to execute and deliver this</w:t>
      </w:r>
      <w:r w:rsidR="009F52A3">
        <w:rPr>
          <w:sz w:val="24"/>
          <w:szCs w:val="24"/>
        </w:rPr>
        <w:t xml:space="preserve"> </w:t>
      </w:r>
      <w:r w:rsidRPr="00F030F3">
        <w:rPr>
          <w:sz w:val="24"/>
          <w:szCs w:val="24"/>
        </w:rPr>
        <w:t>Addendum and any breach thereof shall constitute an event of default by the Lessee under the Lease.</w:t>
      </w:r>
    </w:p>
    <w:p w14:paraId="6FA37007" w14:textId="77777777" w:rsidR="00BD4A0C" w:rsidRPr="00F030F3" w:rsidRDefault="00BD4A0C">
      <w:pPr>
        <w:pStyle w:val="BodyText"/>
        <w:spacing w:before="11"/>
        <w:rPr>
          <w:sz w:val="24"/>
          <w:szCs w:val="24"/>
        </w:rPr>
      </w:pPr>
    </w:p>
    <w:p w14:paraId="4B0CA10A" w14:textId="605536EB" w:rsidR="00F030F3" w:rsidRPr="00F030F3" w:rsidRDefault="00CB5032" w:rsidP="00F030F3">
      <w:pPr>
        <w:pStyle w:val="ListParagraph"/>
        <w:numPr>
          <w:ilvl w:val="0"/>
          <w:numId w:val="1"/>
        </w:numPr>
        <w:tabs>
          <w:tab w:val="left" w:pos="821"/>
        </w:tabs>
        <w:ind w:right="175"/>
        <w:jc w:val="both"/>
        <w:rPr>
          <w:sz w:val="24"/>
          <w:szCs w:val="24"/>
        </w:rPr>
      </w:pPr>
      <w:r w:rsidRPr="00F030F3">
        <w:rPr>
          <w:sz w:val="24"/>
          <w:szCs w:val="24"/>
        </w:rPr>
        <w:t xml:space="preserve">The remainder of the terms of the </w:t>
      </w:r>
      <w:r w:rsidR="00F030F3" w:rsidRPr="00F030F3">
        <w:rPr>
          <w:sz w:val="24"/>
          <w:szCs w:val="24"/>
        </w:rPr>
        <w:t>Lease</w:t>
      </w:r>
      <w:r w:rsidRPr="00F030F3">
        <w:rPr>
          <w:sz w:val="24"/>
          <w:szCs w:val="24"/>
        </w:rPr>
        <w:t xml:space="preserve"> not specifically amended herein by </w:t>
      </w:r>
      <w:r w:rsidR="00F030F3" w:rsidRPr="00F030F3">
        <w:rPr>
          <w:sz w:val="24"/>
          <w:szCs w:val="24"/>
        </w:rPr>
        <w:t>this Addendum</w:t>
      </w:r>
      <w:r w:rsidRPr="00F030F3">
        <w:rPr>
          <w:sz w:val="24"/>
          <w:szCs w:val="24"/>
        </w:rPr>
        <w:t xml:space="preserve"> shall remain and be in full force and</w:t>
      </w:r>
      <w:r w:rsidRPr="00F030F3">
        <w:rPr>
          <w:spacing w:val="-5"/>
          <w:sz w:val="24"/>
          <w:szCs w:val="24"/>
        </w:rPr>
        <w:t xml:space="preserve"> </w:t>
      </w:r>
      <w:r w:rsidRPr="00F030F3">
        <w:rPr>
          <w:sz w:val="24"/>
          <w:szCs w:val="24"/>
        </w:rPr>
        <w:t>effect.</w:t>
      </w:r>
      <w:r w:rsidR="00F030F3">
        <w:rPr>
          <w:sz w:val="24"/>
          <w:szCs w:val="24"/>
        </w:rPr>
        <w:t xml:space="preserve"> </w:t>
      </w:r>
      <w:r w:rsidRPr="00F030F3">
        <w:rPr>
          <w:sz w:val="24"/>
          <w:szCs w:val="24"/>
        </w:rPr>
        <w:t>This Addendum may be executed in two or more counterparts each of which when executed and delivered as prescribed shall constitute an</w:t>
      </w:r>
      <w:r w:rsidRPr="00F030F3">
        <w:rPr>
          <w:spacing w:val="-9"/>
          <w:sz w:val="24"/>
          <w:szCs w:val="24"/>
        </w:rPr>
        <w:t xml:space="preserve"> </w:t>
      </w:r>
      <w:r w:rsidRPr="00F030F3">
        <w:rPr>
          <w:sz w:val="24"/>
          <w:szCs w:val="24"/>
        </w:rPr>
        <w:t>original.</w:t>
      </w:r>
      <w:r w:rsidR="00F030F3" w:rsidRPr="00F030F3">
        <w:rPr>
          <w:sz w:val="24"/>
          <w:szCs w:val="24"/>
        </w:rPr>
        <w:t xml:space="preserve"> </w:t>
      </w:r>
    </w:p>
    <w:p w14:paraId="71CDF50C" w14:textId="77777777" w:rsidR="00F030F3" w:rsidRDefault="00F030F3" w:rsidP="00F030F3">
      <w:pPr>
        <w:tabs>
          <w:tab w:val="left" w:pos="1515"/>
        </w:tabs>
        <w:spacing w:before="95"/>
        <w:ind w:right="152"/>
        <w:jc w:val="right"/>
        <w:rPr>
          <w:sz w:val="24"/>
          <w:szCs w:val="24"/>
        </w:rPr>
      </w:pPr>
    </w:p>
    <w:p w14:paraId="4F05470F" w14:textId="79CA3F0A" w:rsidR="00BD4A0C" w:rsidRPr="00F030F3" w:rsidRDefault="00BD4A0C" w:rsidP="00F030F3">
      <w:pPr>
        <w:tabs>
          <w:tab w:val="left" w:pos="821"/>
        </w:tabs>
        <w:ind w:right="181"/>
        <w:rPr>
          <w:sz w:val="24"/>
          <w:szCs w:val="24"/>
        </w:rPr>
      </w:pPr>
    </w:p>
    <w:p w14:paraId="1883ED0F" w14:textId="77777777" w:rsidR="00BD4A0C" w:rsidRDefault="00BD4A0C">
      <w:pPr>
        <w:pStyle w:val="BodyText"/>
        <w:spacing w:before="11"/>
        <w:rPr>
          <w:sz w:val="21"/>
        </w:rPr>
      </w:pPr>
    </w:p>
    <w:p w14:paraId="182A0D6D" w14:textId="77777777" w:rsidR="00BD4A0C" w:rsidRDefault="00CB5032">
      <w:pPr>
        <w:pStyle w:val="BodyText"/>
        <w:ind w:left="1979"/>
      </w:pPr>
      <w:r>
        <w:t>[Remainder of page intentionally left blank. Signatures follow.]</w:t>
      </w:r>
    </w:p>
    <w:p w14:paraId="2051D22F" w14:textId="77777777" w:rsidR="00BD4A0C" w:rsidRDefault="00BD4A0C">
      <w:pPr>
        <w:pStyle w:val="BodyText"/>
        <w:rPr>
          <w:sz w:val="20"/>
        </w:rPr>
      </w:pPr>
    </w:p>
    <w:p w14:paraId="54B49128" w14:textId="77777777" w:rsidR="00BD4A0C" w:rsidRDefault="00BD4A0C">
      <w:pPr>
        <w:jc w:val="center"/>
        <w:rPr>
          <w:sz w:val="16"/>
        </w:rPr>
        <w:sectPr w:rsidR="00BD4A0C" w:rsidSect="006E1D67">
          <w:footerReference w:type="default" r:id="rId7"/>
          <w:pgSz w:w="12240" w:h="15840"/>
          <w:pgMar w:top="1008" w:right="1008" w:bottom="720" w:left="1008" w:header="0" w:footer="677" w:gutter="0"/>
          <w:cols w:space="720"/>
        </w:sectPr>
      </w:pPr>
    </w:p>
    <w:p w14:paraId="2E31A07F" w14:textId="77777777" w:rsidR="00BD4A0C" w:rsidRDefault="00BD4A0C">
      <w:pPr>
        <w:pStyle w:val="BodyText"/>
        <w:spacing w:before="3"/>
        <w:rPr>
          <w:sz w:val="14"/>
        </w:rPr>
      </w:pPr>
    </w:p>
    <w:p w14:paraId="40E6F05E" w14:textId="77777777" w:rsidR="00BD4A0C" w:rsidRDefault="00CB5032">
      <w:pPr>
        <w:spacing w:before="90"/>
        <w:ind w:left="820"/>
        <w:rPr>
          <w:sz w:val="24"/>
        </w:rPr>
      </w:pPr>
      <w:r>
        <w:rPr>
          <w:b/>
          <w:sz w:val="24"/>
        </w:rPr>
        <w:t xml:space="preserve">THUS DONE AND SIGNED </w:t>
      </w:r>
      <w:r>
        <w:rPr>
          <w:sz w:val="24"/>
        </w:rPr>
        <w:t>as of the date set forth below by the Lessor.</w:t>
      </w:r>
    </w:p>
    <w:p w14:paraId="76A023E1" w14:textId="77777777" w:rsidR="00BD4A0C" w:rsidRDefault="00BD4A0C">
      <w:pPr>
        <w:pStyle w:val="BodyText"/>
        <w:spacing w:before="11"/>
        <w:rPr>
          <w:sz w:val="23"/>
        </w:rPr>
      </w:pPr>
    </w:p>
    <w:p w14:paraId="788D77DB" w14:textId="77777777" w:rsidR="00BD4A0C" w:rsidRDefault="00CB5032">
      <w:pPr>
        <w:pStyle w:val="Heading1"/>
        <w:ind w:left="3948" w:right="3719"/>
        <w:jc w:val="center"/>
      </w:pPr>
      <w:r>
        <w:t>LESSOR:</w:t>
      </w:r>
    </w:p>
    <w:p w14:paraId="663BF5FB" w14:textId="77777777" w:rsidR="00BD4A0C" w:rsidRDefault="00BD4A0C">
      <w:pPr>
        <w:pStyle w:val="BodyText"/>
        <w:rPr>
          <w:b/>
          <w:sz w:val="24"/>
        </w:rPr>
      </w:pPr>
    </w:p>
    <w:p w14:paraId="25588DE7" w14:textId="77777777" w:rsidR="00BD4A0C" w:rsidRDefault="00CB5032">
      <w:pPr>
        <w:ind w:left="4421"/>
        <w:rPr>
          <w:b/>
          <w:sz w:val="24"/>
        </w:rPr>
      </w:pPr>
      <w:r>
        <w:rPr>
          <w:b/>
          <w:sz w:val="24"/>
        </w:rPr>
        <w:t>BELLE REALTY OF LAFAYETTE, L.L.C.</w:t>
      </w:r>
    </w:p>
    <w:p w14:paraId="5148AA16" w14:textId="77777777" w:rsidR="00BD4A0C" w:rsidRDefault="00CB5032">
      <w:pPr>
        <w:pStyle w:val="Heading2"/>
        <w:ind w:left="4421" w:firstLine="0"/>
        <w:jc w:val="left"/>
      </w:pPr>
      <w:r>
        <w:t>a Louisiana limited liability company</w:t>
      </w:r>
    </w:p>
    <w:p w14:paraId="6BB1FFA8" w14:textId="77777777" w:rsidR="00BD4A0C" w:rsidRDefault="00BD4A0C">
      <w:pPr>
        <w:pStyle w:val="BodyText"/>
        <w:rPr>
          <w:sz w:val="26"/>
        </w:rPr>
      </w:pPr>
    </w:p>
    <w:p w14:paraId="26A9BEED" w14:textId="6DA9B9B4" w:rsidR="00BD4A0C" w:rsidRDefault="006E1D67">
      <w:pPr>
        <w:pStyle w:val="BodyText"/>
      </w:pPr>
      <w:r>
        <w:tab/>
      </w:r>
      <w:r>
        <w:tab/>
      </w:r>
      <w:r>
        <w:tab/>
      </w:r>
      <w:r>
        <w:tab/>
      </w:r>
      <w:r>
        <w:tab/>
      </w:r>
      <w:r>
        <w:tab/>
        <w:t>__________________________________________</w:t>
      </w:r>
    </w:p>
    <w:p w14:paraId="590E5D57" w14:textId="77777777" w:rsidR="00BD4A0C" w:rsidRDefault="00CB5032">
      <w:pPr>
        <w:tabs>
          <w:tab w:val="left" w:pos="5140"/>
          <w:tab w:val="left" w:pos="8076"/>
        </w:tabs>
        <w:ind w:left="5141" w:right="1562" w:hanging="720"/>
        <w:rPr>
          <w:sz w:val="24"/>
        </w:rPr>
      </w:pPr>
      <w:r>
        <w:rPr>
          <w:sz w:val="24"/>
        </w:rPr>
        <w:t>By:</w:t>
      </w:r>
      <w:r>
        <w:rPr>
          <w:sz w:val="24"/>
        </w:rPr>
        <w:tab/>
      </w:r>
      <w:r>
        <w:rPr>
          <w:sz w:val="24"/>
          <w:u w:val="single"/>
        </w:rPr>
        <w:tab/>
      </w:r>
      <w:r>
        <w:rPr>
          <w:sz w:val="24"/>
        </w:rPr>
        <w:t xml:space="preserve"> Edward E. Abdalla, IV Manager</w:t>
      </w:r>
    </w:p>
    <w:p w14:paraId="171FCB3E" w14:textId="737980DF" w:rsidR="00BD4A0C" w:rsidRDefault="00CB5032">
      <w:pPr>
        <w:tabs>
          <w:tab w:val="left" w:pos="7072"/>
        </w:tabs>
        <w:ind w:left="5141"/>
        <w:rPr>
          <w:sz w:val="24"/>
        </w:rPr>
      </w:pPr>
      <w:r>
        <w:rPr>
          <w:sz w:val="24"/>
        </w:rPr>
        <w:t>Dated:</w:t>
      </w:r>
      <w:r>
        <w:rPr>
          <w:spacing w:val="-1"/>
          <w:sz w:val="24"/>
        </w:rPr>
        <w:t xml:space="preserve"> </w:t>
      </w:r>
      <w:r w:rsidR="00FE255A">
        <w:rPr>
          <w:sz w:val="24"/>
        </w:rPr>
        <w:t>_________</w:t>
      </w:r>
      <w:r>
        <w:rPr>
          <w:sz w:val="24"/>
          <w:u w:val="single"/>
        </w:rPr>
        <w:t xml:space="preserve"> </w:t>
      </w:r>
      <w:r>
        <w:rPr>
          <w:sz w:val="24"/>
          <w:u w:val="single"/>
        </w:rPr>
        <w:tab/>
      </w:r>
      <w:r>
        <w:rPr>
          <w:sz w:val="24"/>
        </w:rPr>
        <w:t>, 2019</w:t>
      </w:r>
    </w:p>
    <w:p w14:paraId="766A684F" w14:textId="1A76294A" w:rsidR="00BD4A0C" w:rsidDel="00E40A8A" w:rsidRDefault="00BD4A0C">
      <w:pPr>
        <w:jc w:val="center"/>
        <w:rPr>
          <w:del w:id="12" w:author="Katherine Currie" w:date="2019-09-06T08:52:00Z"/>
          <w:sz w:val="16"/>
        </w:rPr>
        <w:sectPr w:rsidR="00BD4A0C" w:rsidDel="00E40A8A">
          <w:pgSz w:w="12240" w:h="15840"/>
          <w:pgMar w:top="1500" w:right="1260" w:bottom="860" w:left="1340" w:header="0" w:footer="673" w:gutter="0"/>
          <w:cols w:space="720"/>
        </w:sectPr>
      </w:pPr>
    </w:p>
    <w:p w14:paraId="6B309F93" w14:textId="77777777" w:rsidR="00BD4A0C" w:rsidRDefault="00BD4A0C">
      <w:pPr>
        <w:pStyle w:val="BodyText"/>
        <w:spacing w:before="3"/>
        <w:rPr>
          <w:sz w:val="14"/>
        </w:rPr>
      </w:pPr>
    </w:p>
    <w:p w14:paraId="4366B46D" w14:textId="77777777" w:rsidR="00BD4A0C" w:rsidRDefault="00CB5032">
      <w:pPr>
        <w:spacing w:before="90"/>
        <w:ind w:left="820"/>
        <w:rPr>
          <w:sz w:val="24"/>
        </w:rPr>
      </w:pPr>
      <w:r>
        <w:rPr>
          <w:b/>
          <w:sz w:val="24"/>
        </w:rPr>
        <w:t xml:space="preserve">THUS DONE AND SIGNED </w:t>
      </w:r>
      <w:r>
        <w:rPr>
          <w:sz w:val="24"/>
        </w:rPr>
        <w:t>as of the date set forth below by the Lessee.</w:t>
      </w:r>
    </w:p>
    <w:p w14:paraId="56249456" w14:textId="77777777" w:rsidR="00BD4A0C" w:rsidRDefault="00BD4A0C">
      <w:pPr>
        <w:pStyle w:val="BodyText"/>
        <w:spacing w:before="11"/>
        <w:rPr>
          <w:sz w:val="23"/>
        </w:rPr>
      </w:pPr>
    </w:p>
    <w:p w14:paraId="545B7FCE" w14:textId="77777777" w:rsidR="00BD4A0C" w:rsidRDefault="00CB5032">
      <w:pPr>
        <w:pStyle w:val="Heading1"/>
      </w:pPr>
      <w:r>
        <w:t>LESSEE:</w:t>
      </w:r>
    </w:p>
    <w:p w14:paraId="5542F680" w14:textId="77777777" w:rsidR="00BD4A0C" w:rsidRDefault="00BD4A0C">
      <w:pPr>
        <w:pStyle w:val="BodyText"/>
        <w:spacing w:before="5"/>
        <w:rPr>
          <w:b/>
        </w:rPr>
      </w:pPr>
    </w:p>
    <w:p w14:paraId="04F75F3A" w14:textId="77777777" w:rsidR="00BD4A0C" w:rsidRDefault="00CB5032">
      <w:pPr>
        <w:spacing w:line="220" w:lineRule="auto"/>
        <w:ind w:left="4421" w:right="511"/>
        <w:rPr>
          <w:sz w:val="24"/>
        </w:rPr>
      </w:pPr>
      <w:r>
        <w:rPr>
          <w:b/>
          <w:sz w:val="24"/>
        </w:rPr>
        <w:t xml:space="preserve">DEALERTRACK REGISTRATION AND TITLING SERVICES - LOUISIANA, LLC, </w:t>
      </w:r>
      <w:r>
        <w:rPr>
          <w:sz w:val="24"/>
        </w:rPr>
        <w:t>a</w:t>
      </w:r>
    </w:p>
    <w:p w14:paraId="210CD591" w14:textId="77777777" w:rsidR="00BD4A0C" w:rsidRDefault="00CB5032">
      <w:pPr>
        <w:pStyle w:val="Heading2"/>
        <w:spacing w:line="261" w:lineRule="exact"/>
        <w:ind w:left="4421" w:firstLine="0"/>
        <w:jc w:val="left"/>
      </w:pPr>
      <w:r>
        <w:t>Delaware limited liability company</w:t>
      </w:r>
    </w:p>
    <w:p w14:paraId="0469D693" w14:textId="77777777" w:rsidR="00BD4A0C" w:rsidRDefault="00BD4A0C">
      <w:pPr>
        <w:pStyle w:val="BodyText"/>
        <w:rPr>
          <w:sz w:val="26"/>
        </w:rPr>
      </w:pPr>
    </w:p>
    <w:p w14:paraId="6B597009" w14:textId="77777777" w:rsidR="00BD4A0C" w:rsidRDefault="00CB5032">
      <w:pPr>
        <w:tabs>
          <w:tab w:val="left" w:pos="9474"/>
          <w:tab w:val="left" w:pos="9516"/>
        </w:tabs>
        <w:spacing w:before="209" w:line="223" w:lineRule="auto"/>
        <w:ind w:left="4421" w:right="115"/>
        <w:jc w:val="both"/>
        <w:rPr>
          <w:sz w:val="24"/>
        </w:rPr>
      </w:pPr>
      <w:r>
        <w:rPr>
          <w:sz w:val="24"/>
        </w:rPr>
        <w:t>By:</w:t>
      </w:r>
      <w:r>
        <w:rPr>
          <w:sz w:val="24"/>
          <w:u w:val="single"/>
        </w:rPr>
        <w:tab/>
      </w:r>
      <w:r>
        <w:rPr>
          <w:sz w:val="24"/>
          <w:u w:val="single"/>
        </w:rPr>
        <w:tab/>
      </w:r>
      <w:r>
        <w:rPr>
          <w:sz w:val="24"/>
        </w:rPr>
        <w:t xml:space="preserve"> Printed</w:t>
      </w:r>
      <w:r>
        <w:rPr>
          <w:spacing w:val="-3"/>
          <w:sz w:val="24"/>
        </w:rPr>
        <w:t xml:space="preserve"> </w:t>
      </w:r>
      <w:r>
        <w:rPr>
          <w:sz w:val="24"/>
        </w:rPr>
        <w:t xml:space="preserve">name: </w:t>
      </w:r>
      <w:r>
        <w:rPr>
          <w:sz w:val="24"/>
          <w:u w:val="single"/>
        </w:rPr>
        <w:t xml:space="preserve"> </w:t>
      </w:r>
      <w:r>
        <w:rPr>
          <w:sz w:val="24"/>
          <w:u w:val="single"/>
        </w:rPr>
        <w:tab/>
      </w:r>
      <w:r>
        <w:rPr>
          <w:sz w:val="24"/>
        </w:rPr>
        <w:t xml:space="preserve"> Its: </w:t>
      </w:r>
      <w:r>
        <w:rPr>
          <w:sz w:val="24"/>
          <w:u w:val="single"/>
        </w:rPr>
        <w:t xml:space="preserve"> </w:t>
      </w:r>
      <w:r>
        <w:rPr>
          <w:sz w:val="24"/>
          <w:u w:val="single"/>
        </w:rPr>
        <w:tab/>
      </w:r>
      <w:r>
        <w:rPr>
          <w:sz w:val="24"/>
          <w:u w:val="single"/>
        </w:rPr>
        <w:tab/>
      </w:r>
    </w:p>
    <w:p w14:paraId="612BF0AB" w14:textId="77777777" w:rsidR="00BD4A0C" w:rsidRDefault="00BD4A0C">
      <w:pPr>
        <w:pStyle w:val="BodyText"/>
        <w:rPr>
          <w:sz w:val="20"/>
        </w:rPr>
      </w:pPr>
    </w:p>
    <w:p w14:paraId="6DBCC36F" w14:textId="77777777" w:rsidR="00BD4A0C" w:rsidRDefault="00BD4A0C">
      <w:pPr>
        <w:pStyle w:val="BodyText"/>
        <w:rPr>
          <w:sz w:val="20"/>
        </w:rPr>
      </w:pPr>
    </w:p>
    <w:p w14:paraId="7DA26811" w14:textId="77777777" w:rsidR="00BD4A0C" w:rsidRDefault="00BD4A0C">
      <w:pPr>
        <w:pStyle w:val="BodyText"/>
        <w:rPr>
          <w:sz w:val="20"/>
        </w:rPr>
      </w:pPr>
    </w:p>
    <w:p w14:paraId="5A7F3FFF" w14:textId="77777777" w:rsidR="00BD4A0C" w:rsidRDefault="00BD4A0C">
      <w:pPr>
        <w:pStyle w:val="BodyText"/>
        <w:rPr>
          <w:sz w:val="20"/>
        </w:rPr>
      </w:pPr>
    </w:p>
    <w:p w14:paraId="5EC70229" w14:textId="77777777" w:rsidR="00BD4A0C" w:rsidRDefault="00BD4A0C">
      <w:pPr>
        <w:pStyle w:val="BodyText"/>
        <w:rPr>
          <w:sz w:val="20"/>
        </w:rPr>
      </w:pPr>
    </w:p>
    <w:p w14:paraId="13AAC7A6" w14:textId="77777777" w:rsidR="00BD4A0C" w:rsidRDefault="00BD4A0C">
      <w:pPr>
        <w:pStyle w:val="BodyText"/>
        <w:rPr>
          <w:sz w:val="20"/>
        </w:rPr>
      </w:pPr>
    </w:p>
    <w:p w14:paraId="19B9DC3C" w14:textId="77777777" w:rsidR="00BD4A0C" w:rsidRDefault="00BD4A0C">
      <w:pPr>
        <w:pStyle w:val="BodyText"/>
        <w:rPr>
          <w:sz w:val="20"/>
        </w:rPr>
      </w:pPr>
    </w:p>
    <w:p w14:paraId="0A42B4BB" w14:textId="77777777" w:rsidR="00BD4A0C" w:rsidRDefault="00BD4A0C">
      <w:pPr>
        <w:pStyle w:val="BodyText"/>
        <w:rPr>
          <w:sz w:val="20"/>
        </w:rPr>
      </w:pPr>
    </w:p>
    <w:p w14:paraId="3C1C0FA0" w14:textId="77777777" w:rsidR="00BD4A0C" w:rsidRDefault="00BD4A0C">
      <w:pPr>
        <w:pStyle w:val="BodyText"/>
        <w:rPr>
          <w:sz w:val="20"/>
        </w:rPr>
      </w:pPr>
    </w:p>
    <w:p w14:paraId="1B902E9D" w14:textId="77777777" w:rsidR="00BD4A0C" w:rsidRDefault="00BD4A0C">
      <w:pPr>
        <w:pStyle w:val="BodyText"/>
        <w:rPr>
          <w:sz w:val="20"/>
        </w:rPr>
      </w:pPr>
    </w:p>
    <w:p w14:paraId="05590D70" w14:textId="77777777" w:rsidR="00BD4A0C" w:rsidRDefault="00BD4A0C">
      <w:pPr>
        <w:pStyle w:val="BodyText"/>
        <w:rPr>
          <w:sz w:val="20"/>
        </w:rPr>
      </w:pPr>
    </w:p>
    <w:p w14:paraId="44653158" w14:textId="77777777" w:rsidR="00BD4A0C" w:rsidRDefault="00BD4A0C">
      <w:pPr>
        <w:pStyle w:val="BodyText"/>
        <w:rPr>
          <w:sz w:val="20"/>
        </w:rPr>
      </w:pPr>
    </w:p>
    <w:p w14:paraId="7922C486" w14:textId="77777777" w:rsidR="00BD4A0C" w:rsidRDefault="00BD4A0C">
      <w:pPr>
        <w:pStyle w:val="BodyText"/>
        <w:rPr>
          <w:sz w:val="20"/>
        </w:rPr>
      </w:pPr>
    </w:p>
    <w:p w14:paraId="45DA346D" w14:textId="77777777" w:rsidR="00BD4A0C" w:rsidRDefault="00BD4A0C">
      <w:pPr>
        <w:pStyle w:val="BodyText"/>
        <w:rPr>
          <w:sz w:val="20"/>
        </w:rPr>
      </w:pPr>
    </w:p>
    <w:p w14:paraId="5F1A1B3A" w14:textId="77777777" w:rsidR="00BD4A0C" w:rsidRDefault="00BD4A0C">
      <w:pPr>
        <w:pStyle w:val="BodyText"/>
        <w:rPr>
          <w:sz w:val="20"/>
        </w:rPr>
      </w:pPr>
    </w:p>
    <w:p w14:paraId="079373EA" w14:textId="77777777" w:rsidR="00BD4A0C" w:rsidRDefault="00BD4A0C">
      <w:pPr>
        <w:pStyle w:val="BodyText"/>
        <w:rPr>
          <w:sz w:val="20"/>
        </w:rPr>
      </w:pPr>
    </w:p>
    <w:p w14:paraId="3ED28471" w14:textId="77777777" w:rsidR="00BD4A0C" w:rsidRDefault="00BD4A0C">
      <w:pPr>
        <w:pStyle w:val="BodyText"/>
        <w:rPr>
          <w:sz w:val="20"/>
        </w:rPr>
      </w:pPr>
    </w:p>
    <w:p w14:paraId="2D2FB1E0" w14:textId="77777777" w:rsidR="00BD4A0C" w:rsidRDefault="00BD4A0C">
      <w:pPr>
        <w:pStyle w:val="BodyText"/>
        <w:rPr>
          <w:sz w:val="20"/>
        </w:rPr>
      </w:pPr>
    </w:p>
    <w:p w14:paraId="19C7BB83" w14:textId="77777777" w:rsidR="00BD4A0C" w:rsidRDefault="00BD4A0C">
      <w:pPr>
        <w:pStyle w:val="BodyText"/>
        <w:rPr>
          <w:sz w:val="20"/>
        </w:rPr>
      </w:pPr>
    </w:p>
    <w:p w14:paraId="1E7161F7" w14:textId="77777777" w:rsidR="00BD4A0C" w:rsidRDefault="00BD4A0C">
      <w:pPr>
        <w:pStyle w:val="BodyText"/>
        <w:rPr>
          <w:sz w:val="20"/>
        </w:rPr>
      </w:pPr>
    </w:p>
    <w:p w14:paraId="7EC7FE3E" w14:textId="77777777" w:rsidR="00BD4A0C" w:rsidRDefault="00BD4A0C">
      <w:pPr>
        <w:pStyle w:val="BodyText"/>
        <w:rPr>
          <w:sz w:val="20"/>
        </w:rPr>
      </w:pPr>
    </w:p>
    <w:p w14:paraId="59719598" w14:textId="77777777" w:rsidR="00BD4A0C" w:rsidRDefault="00BD4A0C">
      <w:pPr>
        <w:pStyle w:val="BodyText"/>
        <w:rPr>
          <w:sz w:val="20"/>
        </w:rPr>
      </w:pPr>
    </w:p>
    <w:p w14:paraId="7584D8D5" w14:textId="77777777" w:rsidR="00BD4A0C" w:rsidRDefault="00BD4A0C">
      <w:pPr>
        <w:pStyle w:val="BodyText"/>
        <w:rPr>
          <w:sz w:val="20"/>
        </w:rPr>
      </w:pPr>
    </w:p>
    <w:p w14:paraId="047F63CF" w14:textId="77777777" w:rsidR="00BD4A0C" w:rsidRDefault="00BD4A0C">
      <w:pPr>
        <w:pStyle w:val="BodyText"/>
        <w:rPr>
          <w:sz w:val="20"/>
        </w:rPr>
      </w:pPr>
    </w:p>
    <w:p w14:paraId="2624BC91" w14:textId="77777777" w:rsidR="00BD4A0C" w:rsidRDefault="00BD4A0C">
      <w:pPr>
        <w:pStyle w:val="BodyText"/>
        <w:rPr>
          <w:sz w:val="20"/>
        </w:rPr>
      </w:pPr>
    </w:p>
    <w:p w14:paraId="6A62BB46" w14:textId="77777777" w:rsidR="00BD4A0C" w:rsidRDefault="00BD4A0C">
      <w:pPr>
        <w:pStyle w:val="BodyText"/>
        <w:rPr>
          <w:sz w:val="20"/>
        </w:rPr>
      </w:pPr>
    </w:p>
    <w:p w14:paraId="68B759E6" w14:textId="77777777" w:rsidR="00BD4A0C" w:rsidRDefault="00BD4A0C">
      <w:pPr>
        <w:pStyle w:val="BodyText"/>
        <w:rPr>
          <w:sz w:val="20"/>
        </w:rPr>
      </w:pPr>
    </w:p>
    <w:p w14:paraId="5D00B4DA" w14:textId="77777777" w:rsidR="00BD4A0C" w:rsidRDefault="00BD4A0C">
      <w:pPr>
        <w:pStyle w:val="BodyText"/>
        <w:rPr>
          <w:sz w:val="20"/>
        </w:rPr>
      </w:pPr>
    </w:p>
    <w:p w14:paraId="7F270966" w14:textId="77777777" w:rsidR="00BD4A0C" w:rsidRDefault="00BD4A0C">
      <w:pPr>
        <w:pStyle w:val="BodyText"/>
        <w:rPr>
          <w:sz w:val="20"/>
        </w:rPr>
      </w:pPr>
    </w:p>
    <w:p w14:paraId="17A09813" w14:textId="77777777" w:rsidR="00BD4A0C" w:rsidRDefault="00BD4A0C">
      <w:pPr>
        <w:pStyle w:val="BodyText"/>
        <w:rPr>
          <w:sz w:val="20"/>
        </w:rPr>
      </w:pPr>
    </w:p>
    <w:p w14:paraId="06F6DADC" w14:textId="77777777" w:rsidR="00BD4A0C" w:rsidRDefault="00BD4A0C">
      <w:pPr>
        <w:pStyle w:val="BodyText"/>
        <w:rPr>
          <w:sz w:val="20"/>
        </w:rPr>
      </w:pPr>
    </w:p>
    <w:p w14:paraId="4736E81D" w14:textId="77777777" w:rsidR="00BD4A0C" w:rsidRDefault="00BD4A0C">
      <w:pPr>
        <w:pStyle w:val="BodyText"/>
        <w:rPr>
          <w:sz w:val="20"/>
        </w:rPr>
      </w:pPr>
    </w:p>
    <w:p w14:paraId="2073713C" w14:textId="77777777" w:rsidR="00BD4A0C" w:rsidRDefault="00BD4A0C">
      <w:pPr>
        <w:pStyle w:val="BodyText"/>
        <w:rPr>
          <w:sz w:val="20"/>
        </w:rPr>
      </w:pPr>
    </w:p>
    <w:p w14:paraId="07CBD654" w14:textId="77777777" w:rsidR="00BD4A0C" w:rsidRDefault="00BD4A0C">
      <w:pPr>
        <w:pStyle w:val="BodyText"/>
        <w:rPr>
          <w:sz w:val="20"/>
        </w:rPr>
      </w:pPr>
    </w:p>
    <w:p w14:paraId="31EA0B97" w14:textId="77777777" w:rsidR="00BD4A0C" w:rsidRDefault="00BD4A0C">
      <w:pPr>
        <w:pStyle w:val="BodyText"/>
        <w:rPr>
          <w:sz w:val="20"/>
        </w:rPr>
      </w:pPr>
    </w:p>
    <w:p w14:paraId="7ACB66BC" w14:textId="77777777" w:rsidR="00BD4A0C" w:rsidRDefault="00BD4A0C">
      <w:pPr>
        <w:pStyle w:val="BodyText"/>
        <w:rPr>
          <w:sz w:val="20"/>
        </w:rPr>
      </w:pPr>
    </w:p>
    <w:p w14:paraId="6831340E" w14:textId="77777777" w:rsidR="00BD4A0C" w:rsidRDefault="00BD4A0C">
      <w:pPr>
        <w:pStyle w:val="BodyText"/>
        <w:rPr>
          <w:sz w:val="20"/>
        </w:rPr>
      </w:pPr>
    </w:p>
    <w:p w14:paraId="42A6DD5E" w14:textId="77777777" w:rsidR="00BD4A0C" w:rsidRDefault="00BD4A0C">
      <w:pPr>
        <w:pStyle w:val="BodyText"/>
        <w:rPr>
          <w:sz w:val="12"/>
        </w:rPr>
      </w:pPr>
    </w:p>
    <w:p w14:paraId="2C17745F" w14:textId="317E84E5" w:rsidR="00BD4A0C" w:rsidRDefault="00BD4A0C" w:rsidP="00F030F3">
      <w:pPr>
        <w:ind w:left="3948" w:right="4026"/>
        <w:jc w:val="center"/>
        <w:rPr>
          <w:sz w:val="16"/>
        </w:rPr>
      </w:pPr>
    </w:p>
    <w:sectPr w:rsidR="00BD4A0C">
      <w:pgSz w:w="12240" w:h="15840"/>
      <w:pgMar w:top="1500" w:right="1260" w:bottom="860" w:left="1340" w:header="0" w:footer="6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A0A0CA" w14:textId="77777777" w:rsidR="00B13E93" w:rsidRDefault="00B13E93">
      <w:r>
        <w:separator/>
      </w:r>
    </w:p>
  </w:endnote>
  <w:endnote w:type="continuationSeparator" w:id="0">
    <w:p w14:paraId="387D608B" w14:textId="77777777" w:rsidR="00B13E93" w:rsidRDefault="00B13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C6BE4B" w14:textId="77777777" w:rsidR="00B01A16" w:rsidRPr="00E40A8A" w:rsidRDefault="00B01A16">
    <w:pPr>
      <w:pStyle w:val="Footer"/>
      <w:jc w:val="center"/>
      <w:rPr>
        <w:sz w:val="20"/>
        <w:szCs w:val="20"/>
      </w:rPr>
    </w:pPr>
  </w:p>
  <w:p w14:paraId="78B16241" w14:textId="567FDB5C" w:rsidR="00B01A16" w:rsidRDefault="00B01A16" w:rsidP="00E40A8A">
    <w:pPr>
      <w:pStyle w:val="Footer"/>
      <w:tabs>
        <w:tab w:val="clear" w:pos="4680"/>
        <w:tab w:val="clear" w:pos="9360"/>
      </w:tabs>
      <w:jc w:val="both"/>
      <w:rPr>
        <w:sz w:val="20"/>
        <w:szCs w:val="20"/>
      </w:rPr>
    </w:pPr>
    <w:r w:rsidRPr="00E40A8A">
      <w:rPr>
        <w:sz w:val="20"/>
        <w:szCs w:val="20"/>
      </w:rPr>
      <w:t>SECOND ADDENDUM TO LEASE AGREEMENT</w:t>
    </w:r>
    <w:r w:rsidR="00E40A8A">
      <w:rPr>
        <w:sz w:val="20"/>
        <w:szCs w:val="20"/>
      </w:rPr>
      <w:tab/>
    </w:r>
    <w:r w:rsidR="00E40A8A">
      <w:rPr>
        <w:sz w:val="20"/>
        <w:szCs w:val="20"/>
      </w:rPr>
      <w:tab/>
    </w:r>
    <w:r w:rsidR="00E40A8A">
      <w:rPr>
        <w:sz w:val="20"/>
        <w:szCs w:val="20"/>
      </w:rPr>
      <w:tab/>
    </w:r>
    <w:r w:rsidR="00E40A8A">
      <w:rPr>
        <w:sz w:val="20"/>
        <w:szCs w:val="20"/>
      </w:rPr>
      <w:tab/>
      <w:t>Lessor’s Initials ___________</w:t>
    </w:r>
  </w:p>
  <w:p w14:paraId="2C773CE7" w14:textId="453DDFED" w:rsidR="00E40A8A" w:rsidRPr="00E40A8A" w:rsidRDefault="00E40A8A" w:rsidP="00E40A8A">
    <w:pPr>
      <w:pStyle w:val="Footer"/>
      <w:tabs>
        <w:tab w:val="clear" w:pos="4680"/>
        <w:tab w:val="clear" w:pos="9360"/>
      </w:tabs>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Lessee’s Initials ___________</w:t>
    </w:r>
  </w:p>
  <w:p w14:paraId="7FE8F32D" w14:textId="5A81B050" w:rsidR="00B01A16" w:rsidRDefault="00B13E93">
    <w:pPr>
      <w:pStyle w:val="Footer"/>
      <w:jc w:val="center"/>
    </w:pPr>
    <w:sdt>
      <w:sdtPr>
        <w:id w:val="1966084902"/>
        <w:docPartObj>
          <w:docPartGallery w:val="Page Numbers (Bottom of Page)"/>
          <w:docPartUnique/>
        </w:docPartObj>
      </w:sdtPr>
      <w:sdtEndPr/>
      <w:sdtContent>
        <w:sdt>
          <w:sdtPr>
            <w:id w:val="-1669238322"/>
            <w:docPartObj>
              <w:docPartGallery w:val="Page Numbers (Top of Page)"/>
              <w:docPartUnique/>
            </w:docPartObj>
          </w:sdtPr>
          <w:sdtEndPr/>
          <w:sdtContent>
            <w:r w:rsidR="00B01A16">
              <w:t xml:space="preserve">Page </w:t>
            </w:r>
            <w:r w:rsidR="00B01A16">
              <w:rPr>
                <w:b/>
                <w:bCs/>
                <w:sz w:val="24"/>
                <w:szCs w:val="24"/>
              </w:rPr>
              <w:fldChar w:fldCharType="begin"/>
            </w:r>
            <w:r w:rsidR="00B01A16">
              <w:rPr>
                <w:b/>
                <w:bCs/>
              </w:rPr>
              <w:instrText xml:space="preserve"> PAGE </w:instrText>
            </w:r>
            <w:r w:rsidR="00B01A16">
              <w:rPr>
                <w:b/>
                <w:bCs/>
                <w:sz w:val="24"/>
                <w:szCs w:val="24"/>
              </w:rPr>
              <w:fldChar w:fldCharType="separate"/>
            </w:r>
            <w:r w:rsidR="00420EEE">
              <w:rPr>
                <w:b/>
                <w:bCs/>
                <w:noProof/>
              </w:rPr>
              <w:t>8</w:t>
            </w:r>
            <w:r w:rsidR="00B01A16">
              <w:rPr>
                <w:b/>
                <w:bCs/>
                <w:sz w:val="24"/>
                <w:szCs w:val="24"/>
              </w:rPr>
              <w:fldChar w:fldCharType="end"/>
            </w:r>
            <w:r w:rsidR="00B01A16">
              <w:t xml:space="preserve"> of </w:t>
            </w:r>
            <w:r w:rsidR="00B01A16">
              <w:rPr>
                <w:b/>
                <w:bCs/>
                <w:sz w:val="24"/>
                <w:szCs w:val="24"/>
              </w:rPr>
              <w:fldChar w:fldCharType="begin"/>
            </w:r>
            <w:r w:rsidR="00B01A16">
              <w:rPr>
                <w:b/>
                <w:bCs/>
              </w:rPr>
              <w:instrText xml:space="preserve"> NUMPAGES  </w:instrText>
            </w:r>
            <w:r w:rsidR="00B01A16">
              <w:rPr>
                <w:b/>
                <w:bCs/>
                <w:sz w:val="24"/>
                <w:szCs w:val="24"/>
              </w:rPr>
              <w:fldChar w:fldCharType="separate"/>
            </w:r>
            <w:r w:rsidR="00420EEE">
              <w:rPr>
                <w:b/>
                <w:bCs/>
                <w:noProof/>
              </w:rPr>
              <w:t>9</w:t>
            </w:r>
            <w:r w:rsidR="00B01A16">
              <w:rPr>
                <w:b/>
                <w:bCs/>
                <w:sz w:val="24"/>
                <w:szCs w:val="24"/>
              </w:rPr>
              <w:fldChar w:fldCharType="end"/>
            </w:r>
          </w:sdtContent>
        </w:sdt>
      </w:sdtContent>
    </w:sdt>
  </w:p>
  <w:p w14:paraId="01D476BD" w14:textId="0EF9156E" w:rsidR="00BD4A0C" w:rsidRDefault="00BD4A0C" w:rsidP="00F030F3">
    <w:pPr>
      <w:pStyle w:val="BodyText"/>
      <w:spacing w:line="14" w:lineRule="auto"/>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332150" w14:textId="77777777" w:rsidR="00B13E93" w:rsidRDefault="00B13E93">
      <w:r>
        <w:separator/>
      </w:r>
    </w:p>
  </w:footnote>
  <w:footnote w:type="continuationSeparator" w:id="0">
    <w:p w14:paraId="555BCF08" w14:textId="77777777" w:rsidR="00B13E93" w:rsidRDefault="00B13E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55DC2"/>
    <w:multiLevelType w:val="hybridMultilevel"/>
    <w:tmpl w:val="4582E568"/>
    <w:lvl w:ilvl="0" w:tplc="6E66B59C">
      <w:start w:val="1"/>
      <w:numFmt w:val="decimal"/>
      <w:lvlText w:val="%1."/>
      <w:lvlJc w:val="left"/>
      <w:pPr>
        <w:ind w:left="820" w:hanging="360"/>
        <w:jc w:val="left"/>
      </w:pPr>
      <w:rPr>
        <w:rFonts w:ascii="Times New Roman" w:eastAsia="Times New Roman" w:hAnsi="Times New Roman" w:cs="Times New Roman" w:hint="default"/>
        <w:w w:val="100"/>
        <w:sz w:val="22"/>
        <w:szCs w:val="22"/>
        <w:lang w:val="en-US" w:eastAsia="en-US" w:bidi="en-US"/>
      </w:rPr>
    </w:lvl>
    <w:lvl w:ilvl="1" w:tplc="D0B679FC">
      <w:start w:val="2"/>
      <w:numFmt w:val="upperLetter"/>
      <w:lvlText w:val="%2."/>
      <w:lvlJc w:val="left"/>
      <w:pPr>
        <w:ind w:left="820" w:hanging="720"/>
        <w:jc w:val="left"/>
      </w:pPr>
      <w:rPr>
        <w:rFonts w:ascii="Times New Roman" w:eastAsia="Times New Roman" w:hAnsi="Times New Roman" w:cs="Times New Roman" w:hint="default"/>
        <w:spacing w:val="-1"/>
        <w:w w:val="100"/>
        <w:sz w:val="22"/>
        <w:szCs w:val="22"/>
        <w:lang w:val="en-US" w:eastAsia="en-US" w:bidi="en-US"/>
      </w:rPr>
    </w:lvl>
    <w:lvl w:ilvl="2" w:tplc="571072BC">
      <w:start w:val="1"/>
      <w:numFmt w:val="decimal"/>
      <w:lvlText w:val="%3."/>
      <w:lvlJc w:val="left"/>
      <w:pPr>
        <w:ind w:left="2981" w:hanging="721"/>
        <w:jc w:val="left"/>
      </w:pPr>
      <w:rPr>
        <w:rFonts w:ascii="Times New Roman" w:eastAsia="Times New Roman" w:hAnsi="Times New Roman" w:cs="Times New Roman" w:hint="default"/>
        <w:w w:val="100"/>
        <w:sz w:val="22"/>
        <w:szCs w:val="22"/>
        <w:lang w:val="en-US" w:eastAsia="en-US" w:bidi="en-US"/>
      </w:rPr>
    </w:lvl>
    <w:lvl w:ilvl="3" w:tplc="033A45C4">
      <w:numFmt w:val="bullet"/>
      <w:lvlText w:val="•"/>
      <w:lvlJc w:val="left"/>
      <w:pPr>
        <w:ind w:left="4460" w:hanging="721"/>
      </w:pPr>
      <w:rPr>
        <w:rFonts w:hint="default"/>
        <w:lang w:val="en-US" w:eastAsia="en-US" w:bidi="en-US"/>
      </w:rPr>
    </w:lvl>
    <w:lvl w:ilvl="4" w:tplc="FA149D82">
      <w:numFmt w:val="bullet"/>
      <w:lvlText w:val="•"/>
      <w:lvlJc w:val="left"/>
      <w:pPr>
        <w:ind w:left="5200" w:hanging="721"/>
      </w:pPr>
      <w:rPr>
        <w:rFonts w:hint="default"/>
        <w:lang w:val="en-US" w:eastAsia="en-US" w:bidi="en-US"/>
      </w:rPr>
    </w:lvl>
    <w:lvl w:ilvl="5" w:tplc="1EA288A6">
      <w:numFmt w:val="bullet"/>
      <w:lvlText w:val="•"/>
      <w:lvlJc w:val="left"/>
      <w:pPr>
        <w:ind w:left="5940" w:hanging="721"/>
      </w:pPr>
      <w:rPr>
        <w:rFonts w:hint="default"/>
        <w:lang w:val="en-US" w:eastAsia="en-US" w:bidi="en-US"/>
      </w:rPr>
    </w:lvl>
    <w:lvl w:ilvl="6" w:tplc="B4F23124">
      <w:numFmt w:val="bullet"/>
      <w:lvlText w:val="•"/>
      <w:lvlJc w:val="left"/>
      <w:pPr>
        <w:ind w:left="6680" w:hanging="721"/>
      </w:pPr>
      <w:rPr>
        <w:rFonts w:hint="default"/>
        <w:lang w:val="en-US" w:eastAsia="en-US" w:bidi="en-US"/>
      </w:rPr>
    </w:lvl>
    <w:lvl w:ilvl="7" w:tplc="80B2A3AC">
      <w:numFmt w:val="bullet"/>
      <w:lvlText w:val="•"/>
      <w:lvlJc w:val="left"/>
      <w:pPr>
        <w:ind w:left="7420" w:hanging="721"/>
      </w:pPr>
      <w:rPr>
        <w:rFonts w:hint="default"/>
        <w:lang w:val="en-US" w:eastAsia="en-US" w:bidi="en-US"/>
      </w:rPr>
    </w:lvl>
    <w:lvl w:ilvl="8" w:tplc="A5125598">
      <w:numFmt w:val="bullet"/>
      <w:lvlText w:val="•"/>
      <w:lvlJc w:val="left"/>
      <w:pPr>
        <w:ind w:left="8160" w:hanging="721"/>
      </w:pPr>
      <w:rPr>
        <w:rFonts w:hint="default"/>
        <w:lang w:val="en-US" w:eastAsia="en-US" w:bidi="en-US"/>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am Abdalla">
    <w15:presenceInfo w15:providerId="Windows Live" w15:userId="faf73c49515fa2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A0C"/>
    <w:rsid w:val="00067235"/>
    <w:rsid w:val="001440B5"/>
    <w:rsid w:val="001E6A9A"/>
    <w:rsid w:val="00420EEE"/>
    <w:rsid w:val="004B201D"/>
    <w:rsid w:val="00525A9D"/>
    <w:rsid w:val="005E4FC0"/>
    <w:rsid w:val="00676779"/>
    <w:rsid w:val="006E1A26"/>
    <w:rsid w:val="006E1D67"/>
    <w:rsid w:val="006E28CD"/>
    <w:rsid w:val="00714392"/>
    <w:rsid w:val="007D366E"/>
    <w:rsid w:val="0088697B"/>
    <w:rsid w:val="009A72CD"/>
    <w:rsid w:val="009C3B74"/>
    <w:rsid w:val="009F52A3"/>
    <w:rsid w:val="00A11E8F"/>
    <w:rsid w:val="00A56363"/>
    <w:rsid w:val="00AC0209"/>
    <w:rsid w:val="00B01A16"/>
    <w:rsid w:val="00B0530F"/>
    <w:rsid w:val="00B13E93"/>
    <w:rsid w:val="00B54775"/>
    <w:rsid w:val="00BD4A0C"/>
    <w:rsid w:val="00CB5032"/>
    <w:rsid w:val="00D545FE"/>
    <w:rsid w:val="00D66538"/>
    <w:rsid w:val="00D7374F"/>
    <w:rsid w:val="00E40A8A"/>
    <w:rsid w:val="00E928E8"/>
    <w:rsid w:val="00F030F3"/>
    <w:rsid w:val="00F50581"/>
    <w:rsid w:val="00FA36C6"/>
    <w:rsid w:val="00FC0268"/>
    <w:rsid w:val="00FE255A"/>
    <w:rsid w:val="00FE3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E09629"/>
  <w15:docId w15:val="{0D68887D-B185-4D0D-9CE1-78EC48DB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030F3"/>
    <w:rPr>
      <w:rFonts w:ascii="Times New Roman" w:eastAsia="Times New Roman" w:hAnsi="Times New Roman" w:cs="Times New Roman"/>
      <w:lang w:bidi="en-US"/>
    </w:rPr>
  </w:style>
  <w:style w:type="paragraph" w:styleId="Heading1">
    <w:name w:val="heading 1"/>
    <w:basedOn w:val="Normal"/>
    <w:uiPriority w:val="9"/>
    <w:qFormat/>
    <w:pPr>
      <w:ind w:left="4421"/>
      <w:outlineLvl w:val="0"/>
    </w:pPr>
    <w:rPr>
      <w:b/>
      <w:bCs/>
      <w:sz w:val="24"/>
      <w:szCs w:val="24"/>
    </w:rPr>
  </w:style>
  <w:style w:type="paragraph" w:styleId="Heading2">
    <w:name w:val="heading 2"/>
    <w:basedOn w:val="Normal"/>
    <w:uiPriority w:val="9"/>
    <w:unhideWhenUsed/>
    <w:qFormat/>
    <w:pPr>
      <w:ind w:left="100" w:firstLine="719"/>
      <w:jc w:val="both"/>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20" w:right="182" w:hanging="360"/>
      <w:jc w:val="both"/>
    </w:pPr>
  </w:style>
  <w:style w:type="paragraph" w:customStyle="1" w:styleId="TableParagraph">
    <w:name w:val="Table Paragraph"/>
    <w:basedOn w:val="Normal"/>
    <w:uiPriority w:val="1"/>
    <w:qFormat/>
    <w:pPr>
      <w:spacing w:line="233" w:lineRule="exact"/>
      <w:ind w:left="200"/>
    </w:pPr>
  </w:style>
  <w:style w:type="paragraph" w:styleId="Header">
    <w:name w:val="header"/>
    <w:basedOn w:val="Normal"/>
    <w:link w:val="HeaderChar"/>
    <w:uiPriority w:val="99"/>
    <w:unhideWhenUsed/>
    <w:rsid w:val="00F030F3"/>
    <w:pPr>
      <w:tabs>
        <w:tab w:val="center" w:pos="4680"/>
        <w:tab w:val="right" w:pos="9360"/>
      </w:tabs>
    </w:pPr>
  </w:style>
  <w:style w:type="character" w:customStyle="1" w:styleId="HeaderChar">
    <w:name w:val="Header Char"/>
    <w:basedOn w:val="DefaultParagraphFont"/>
    <w:link w:val="Header"/>
    <w:uiPriority w:val="99"/>
    <w:rsid w:val="00F030F3"/>
    <w:rPr>
      <w:rFonts w:ascii="Times New Roman" w:eastAsia="Times New Roman" w:hAnsi="Times New Roman" w:cs="Times New Roman"/>
      <w:lang w:bidi="en-US"/>
    </w:rPr>
  </w:style>
  <w:style w:type="paragraph" w:styleId="Footer">
    <w:name w:val="footer"/>
    <w:basedOn w:val="Normal"/>
    <w:link w:val="FooterChar"/>
    <w:uiPriority w:val="99"/>
    <w:unhideWhenUsed/>
    <w:rsid w:val="00F030F3"/>
    <w:pPr>
      <w:tabs>
        <w:tab w:val="center" w:pos="4680"/>
        <w:tab w:val="right" w:pos="9360"/>
      </w:tabs>
    </w:pPr>
  </w:style>
  <w:style w:type="character" w:customStyle="1" w:styleId="FooterChar">
    <w:name w:val="Footer Char"/>
    <w:basedOn w:val="DefaultParagraphFont"/>
    <w:link w:val="Footer"/>
    <w:uiPriority w:val="99"/>
    <w:rsid w:val="00F030F3"/>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F030F3"/>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B01A16"/>
    <w:rPr>
      <w:rFonts w:ascii="Tahoma" w:hAnsi="Tahoma" w:cs="Tahoma"/>
      <w:sz w:val="16"/>
      <w:szCs w:val="16"/>
    </w:rPr>
  </w:style>
  <w:style w:type="character" w:customStyle="1" w:styleId="BalloonTextChar">
    <w:name w:val="Balloon Text Char"/>
    <w:basedOn w:val="DefaultParagraphFont"/>
    <w:link w:val="BalloonText"/>
    <w:uiPriority w:val="99"/>
    <w:semiHidden/>
    <w:rsid w:val="00B01A16"/>
    <w:rPr>
      <w:rFonts w:ascii="Tahoma" w:eastAsia="Times New Roman"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1555</Words>
  <Characters>8867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ADDENDUM TO LEASE AGREEMENT</vt:lpstr>
    </vt:vector>
  </TitlesOfParts>
  <Company>Microsoft</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TO LEASE AGREEMENT</dc:title>
  <dc:creator>Richard Becker</dc:creator>
  <cp:lastModifiedBy>Adam Abdalla</cp:lastModifiedBy>
  <cp:revision>5</cp:revision>
  <dcterms:created xsi:type="dcterms:W3CDTF">2019-09-06T15:59:00Z</dcterms:created>
  <dcterms:modified xsi:type="dcterms:W3CDTF">2019-09-06T16:10:00Z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2019-08-08T00:00:00Z</vt:filetime>
  </property>
  <property fmtid="{D5CDD505-2E9C-101B-9397-08002B2CF9AE}" pid="3" name="Creator">
    <vt:lpwstr>Microsoft® Word for Office 365</vt:lpwstr>
  </property>
  <property fmtid="{D5CDD505-2E9C-101B-9397-08002B2CF9AE}" pid="4" name="LastSaved">
    <vt:filetime>2019-08-22T00:00:00Z</vt:filetime>
  </property>
</Properties>
</file>