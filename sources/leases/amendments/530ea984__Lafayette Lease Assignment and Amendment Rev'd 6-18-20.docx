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85FAC2" w14:textId="0217DC0C" w:rsidR="00BC586E" w:rsidRPr="002C6903" w:rsidRDefault="00BC586E" w:rsidP="00BC586E">
      <w:pPr>
        <w:suppressAutoHyphens/>
        <w:jc w:val="center"/>
        <w:rPr>
          <w:rFonts w:ascii="Times New Roman" w:hAnsi="Times New Roman"/>
          <w:b/>
          <w:spacing w:val="-3"/>
          <w:sz w:val="22"/>
          <w:szCs w:val="22"/>
        </w:rPr>
      </w:pPr>
      <w:r w:rsidRPr="002C6903">
        <w:rPr>
          <w:rFonts w:ascii="Times New Roman" w:hAnsi="Times New Roman"/>
          <w:b/>
          <w:spacing w:val="-3"/>
          <w:sz w:val="22"/>
          <w:szCs w:val="22"/>
        </w:rPr>
        <w:t>LEASE ASSIGNMEN</w:t>
      </w:r>
      <w:r w:rsidR="00A77E08">
        <w:rPr>
          <w:rFonts w:ascii="Times New Roman" w:hAnsi="Times New Roman"/>
          <w:b/>
          <w:spacing w:val="-3"/>
          <w:sz w:val="22"/>
          <w:szCs w:val="22"/>
        </w:rPr>
        <w:t>T AND</w:t>
      </w:r>
      <w:r w:rsidR="008F1C68">
        <w:rPr>
          <w:rFonts w:ascii="Times New Roman" w:hAnsi="Times New Roman"/>
          <w:b/>
          <w:spacing w:val="-3"/>
          <w:sz w:val="22"/>
          <w:szCs w:val="22"/>
        </w:rPr>
        <w:t xml:space="preserve"> AMENDMENT</w:t>
      </w:r>
      <w:r w:rsidRPr="002C6903">
        <w:rPr>
          <w:rFonts w:ascii="Times New Roman" w:hAnsi="Times New Roman"/>
          <w:b/>
          <w:spacing w:val="-3"/>
          <w:sz w:val="22"/>
          <w:szCs w:val="22"/>
        </w:rPr>
        <w:t xml:space="preserve"> AGREEMENT</w:t>
      </w:r>
    </w:p>
    <w:p w14:paraId="04F1D180" w14:textId="77777777" w:rsidR="00BC586E" w:rsidRPr="002C6903" w:rsidRDefault="00BC586E" w:rsidP="00BC586E">
      <w:pPr>
        <w:suppressAutoHyphens/>
        <w:jc w:val="both"/>
        <w:rPr>
          <w:rFonts w:ascii="Times New Roman" w:hAnsi="Times New Roman"/>
          <w:spacing w:val="-3"/>
          <w:sz w:val="22"/>
          <w:szCs w:val="22"/>
        </w:rPr>
      </w:pPr>
    </w:p>
    <w:p w14:paraId="4BFED9FD" w14:textId="77777777" w:rsidR="00BC586E" w:rsidRPr="002C6903" w:rsidRDefault="00BC586E" w:rsidP="00BC586E">
      <w:pPr>
        <w:suppressAutoHyphens/>
        <w:jc w:val="both"/>
        <w:rPr>
          <w:rFonts w:ascii="Times New Roman" w:hAnsi="Times New Roman"/>
          <w:spacing w:val="-3"/>
          <w:sz w:val="22"/>
          <w:szCs w:val="22"/>
        </w:rPr>
      </w:pPr>
    </w:p>
    <w:p w14:paraId="0AFDAB7C" w14:textId="30E689DE"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 xml:space="preserve">THIS LEASE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ment&quot; lookupType=&quot;WKMTaxonomyNames&quot;/&gt; &#10;      &lt;/IBFGetMPInfoString&gt; &#10;     &lt;/Reference&gt; &#10;   &lt;/ContextInformation&gt;"/>
        </w:smartTagPr>
        <w:r w:rsidRPr="002C6903">
          <w:rPr>
            <w:rFonts w:ascii="Times New Roman" w:hAnsi="Times New Roman"/>
            <w:spacing w:val="-3"/>
            <w:sz w:val="22"/>
            <w:szCs w:val="22"/>
          </w:rPr>
          <w:t>ASSIGNMENT</w:t>
        </w:r>
      </w:smartTag>
      <w:r w:rsidR="00A77E08">
        <w:rPr>
          <w:rFonts w:ascii="Times New Roman" w:hAnsi="Times New Roman"/>
          <w:spacing w:val="-3"/>
          <w:sz w:val="22"/>
          <w:szCs w:val="22"/>
        </w:rPr>
        <w:t xml:space="preserve"> AND AMENDMENT</w:t>
      </w:r>
      <w:r w:rsidR="002C6903">
        <w:rPr>
          <w:rFonts w:ascii="Times New Roman" w:hAnsi="Times New Roman"/>
          <w:spacing w:val="-3"/>
          <w:sz w:val="22"/>
          <w:szCs w:val="22"/>
        </w:rPr>
        <w:t xml:space="preserve"> </w:t>
      </w:r>
      <w:r w:rsidRPr="002C6903">
        <w:rPr>
          <w:rFonts w:ascii="Times New Roman" w:hAnsi="Times New Roman"/>
          <w:spacing w:val="-3"/>
          <w:sz w:val="22"/>
          <w:szCs w:val="22"/>
        </w:rPr>
        <w:t xml:space="preserve">AGREEMENT (this “Lease Assignment”) is entered into and effective as of June ___, 2020 (the “Effective Date”) by and </w:t>
      </w:r>
      <w:r w:rsidR="001A448E" w:rsidRPr="002C6903">
        <w:rPr>
          <w:rFonts w:ascii="Times New Roman" w:hAnsi="Times New Roman"/>
          <w:spacing w:val="-3"/>
          <w:sz w:val="22"/>
          <w:szCs w:val="22"/>
        </w:rPr>
        <w:t>among</w:t>
      </w:r>
      <w:r w:rsidRPr="002C6903">
        <w:rPr>
          <w:rFonts w:ascii="Times New Roman" w:hAnsi="Times New Roman"/>
          <w:spacing w:val="-3"/>
          <w:sz w:val="22"/>
          <w:szCs w:val="22"/>
        </w:rPr>
        <w:t xml:space="preserve"> THE COOKIE PLACE, INC., an Alabama corporation (the "Assignee"), TYE HEBERT INVESTMENTS, L.L.C., a Louisiana limited liability company (the "Assignor")</w:t>
      </w:r>
      <w:r w:rsidR="001A448E" w:rsidRPr="002C6903">
        <w:rPr>
          <w:rFonts w:ascii="Times New Roman" w:hAnsi="Times New Roman"/>
          <w:spacing w:val="-3"/>
          <w:sz w:val="22"/>
          <w:szCs w:val="22"/>
        </w:rPr>
        <w:t>, and BELLE REALTY OF LAFAYETTE, L.L.C</w:t>
      </w:r>
      <w:r w:rsidRPr="002C6903">
        <w:rPr>
          <w:rFonts w:ascii="Times New Roman" w:hAnsi="Times New Roman"/>
          <w:spacing w:val="-3"/>
          <w:sz w:val="22"/>
          <w:szCs w:val="22"/>
        </w:rPr>
        <w:t>.</w:t>
      </w:r>
      <w:r w:rsidR="001A448E" w:rsidRPr="002C6903">
        <w:rPr>
          <w:rFonts w:ascii="Times New Roman" w:hAnsi="Times New Roman"/>
          <w:spacing w:val="-3"/>
          <w:sz w:val="22"/>
          <w:szCs w:val="22"/>
        </w:rPr>
        <w:t>, a Louisiana limited liability company (the “Landlord”).</w:t>
      </w:r>
    </w:p>
    <w:p w14:paraId="40A86F17" w14:textId="77777777" w:rsidR="00BC586E" w:rsidRPr="002C6903" w:rsidRDefault="00BC586E" w:rsidP="00BC586E">
      <w:pPr>
        <w:suppressAutoHyphens/>
        <w:jc w:val="both"/>
        <w:rPr>
          <w:rFonts w:ascii="Times New Roman" w:hAnsi="Times New Roman"/>
          <w:spacing w:val="-3"/>
          <w:sz w:val="22"/>
          <w:szCs w:val="22"/>
        </w:rPr>
      </w:pPr>
    </w:p>
    <w:p w14:paraId="18BAA44B" w14:textId="77777777" w:rsidR="00BC586E" w:rsidRPr="002C6903" w:rsidRDefault="00BC586E" w:rsidP="00BC586E">
      <w:pPr>
        <w:suppressAutoHyphens/>
        <w:jc w:val="center"/>
        <w:rPr>
          <w:rFonts w:ascii="Times New Roman" w:hAnsi="Times New Roman"/>
          <w:spacing w:val="-3"/>
          <w:sz w:val="22"/>
          <w:szCs w:val="22"/>
        </w:rPr>
      </w:pPr>
      <w:r w:rsidRPr="002C6903">
        <w:rPr>
          <w:rFonts w:ascii="Times New Roman" w:hAnsi="Times New Roman"/>
          <w:b/>
          <w:spacing w:val="-3"/>
          <w:sz w:val="22"/>
          <w:szCs w:val="22"/>
          <w:u w:val="single"/>
        </w:rPr>
        <w:t>R</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E</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C</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I</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T</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A</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L</w:t>
      </w:r>
      <w:r w:rsidRPr="002C6903">
        <w:rPr>
          <w:rFonts w:ascii="Times New Roman" w:hAnsi="Times New Roman"/>
          <w:b/>
          <w:spacing w:val="-3"/>
          <w:sz w:val="22"/>
          <w:szCs w:val="22"/>
        </w:rPr>
        <w:t xml:space="preserve"> </w:t>
      </w:r>
      <w:r w:rsidRPr="002C6903">
        <w:rPr>
          <w:rFonts w:ascii="Times New Roman" w:hAnsi="Times New Roman"/>
          <w:b/>
          <w:spacing w:val="-3"/>
          <w:sz w:val="22"/>
          <w:szCs w:val="22"/>
          <w:u w:val="single"/>
        </w:rPr>
        <w:t>S</w:t>
      </w:r>
      <w:r w:rsidRPr="002C6903">
        <w:rPr>
          <w:rFonts w:ascii="Times New Roman" w:hAnsi="Times New Roman"/>
          <w:b/>
          <w:spacing w:val="-3"/>
          <w:sz w:val="22"/>
          <w:szCs w:val="22"/>
        </w:rPr>
        <w:t>:</w:t>
      </w:r>
    </w:p>
    <w:p w14:paraId="4B3D8A0B" w14:textId="77777777" w:rsidR="00BC586E" w:rsidRPr="002C6903" w:rsidRDefault="00BC586E" w:rsidP="00BC586E">
      <w:pPr>
        <w:suppressAutoHyphens/>
        <w:jc w:val="both"/>
        <w:rPr>
          <w:rFonts w:ascii="Times New Roman" w:hAnsi="Times New Roman"/>
          <w:spacing w:val="-3"/>
          <w:sz w:val="22"/>
          <w:szCs w:val="22"/>
        </w:rPr>
      </w:pPr>
    </w:p>
    <w:p w14:paraId="12E595B3" w14:textId="691DC69F"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A.</w:t>
      </w:r>
      <w:r w:rsidRPr="002C6903">
        <w:rPr>
          <w:rFonts w:ascii="Times New Roman" w:hAnsi="Times New Roman"/>
          <w:spacing w:val="-3"/>
          <w:sz w:val="22"/>
          <w:szCs w:val="22"/>
        </w:rPr>
        <w:tab/>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or&quot; lookupType=&quot;WKMTaxonomyNames&quot;/&gt; &#10;      &lt;/IBFGetMPInfoString&gt; &#10;     &lt;/Reference&gt; &#10;   &lt;/ContextInformation&gt;"/>
        </w:smartTagPr>
        <w:r w:rsidRPr="002C6903">
          <w:rPr>
            <w:rFonts w:ascii="Times New Roman" w:hAnsi="Times New Roman"/>
            <w:spacing w:val="-3"/>
            <w:sz w:val="22"/>
            <w:szCs w:val="22"/>
          </w:rPr>
          <w:t>Assignor</w:t>
        </w:r>
      </w:smartTag>
      <w:r w:rsidRPr="002C6903">
        <w:rPr>
          <w:rFonts w:ascii="Times New Roman" w:hAnsi="Times New Roman"/>
          <w:spacing w:val="-3"/>
          <w:sz w:val="22"/>
          <w:szCs w:val="22"/>
        </w:rPr>
        <w:t xml:space="preserve">, as tenant, and Landlord, as landlord, are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Parties&quot; lookupType=&quot;WKMTaxonomyNames&quot;/&gt; &#10;      &lt;/IBFGetMPInfoString&gt; &#10;     &lt;/Reference&gt; &#10;   &lt;/ContextInformation&gt;"/>
        </w:smartTagPr>
        <w:r w:rsidRPr="002C6903">
          <w:rPr>
            <w:rFonts w:ascii="Times New Roman" w:hAnsi="Times New Roman"/>
            <w:spacing w:val="-3"/>
            <w:sz w:val="22"/>
            <w:szCs w:val="22"/>
          </w:rPr>
          <w:t>parties</w:t>
        </w:r>
      </w:smartTag>
      <w:r w:rsidRPr="002C6903">
        <w:rPr>
          <w:rFonts w:ascii="Times New Roman" w:hAnsi="Times New Roman"/>
          <w:spacing w:val="-3"/>
          <w:sz w:val="22"/>
          <w:szCs w:val="22"/>
        </w:rPr>
        <w:t xml:space="preserve"> to that certain Lease Agreement dated April 1, 2007, as amended by First Addendum to Lease Agreement dated January 29, 2010, Second Addendum to Lease Agreement dated March 8, 2013, Third Addendum to Lease Agreement dated February 26, 2016 and Fourth Addendum to Lease Agreement dated March 4, 2019 (collectively, the "Lease"), for the lease of certain premises in </w:t>
      </w:r>
      <w:r w:rsidRPr="002C6903">
        <w:rPr>
          <w:rFonts w:ascii="Times New Roman" w:hAnsi="Times New Roman"/>
          <w:sz w:val="22"/>
          <w:szCs w:val="22"/>
        </w:rPr>
        <w:t xml:space="preserve">The Boulevard Shopping Center at 107 </w:t>
      </w:r>
      <w:proofErr w:type="spellStart"/>
      <w:r w:rsidRPr="002C6903">
        <w:rPr>
          <w:rFonts w:ascii="Times New Roman" w:hAnsi="Times New Roman"/>
          <w:sz w:val="22"/>
          <w:szCs w:val="22"/>
        </w:rPr>
        <w:t>Arnould</w:t>
      </w:r>
      <w:proofErr w:type="spellEnd"/>
      <w:r w:rsidRPr="002C6903">
        <w:rPr>
          <w:rFonts w:ascii="Times New Roman" w:hAnsi="Times New Roman"/>
          <w:sz w:val="22"/>
          <w:szCs w:val="22"/>
        </w:rPr>
        <w:t xml:space="preserve"> Boulevard, Lafayette, Louisiana</w:t>
      </w:r>
      <w:r w:rsidRPr="002C6903">
        <w:rPr>
          <w:rFonts w:ascii="Times New Roman" w:hAnsi="Times New Roman"/>
          <w:spacing w:val="-3"/>
          <w:sz w:val="22"/>
          <w:szCs w:val="22"/>
        </w:rPr>
        <w:t xml:space="preserve"> (the “Premises”).</w:t>
      </w:r>
    </w:p>
    <w:p w14:paraId="0CACB55E" w14:textId="77777777" w:rsidR="00BC586E" w:rsidRPr="002C6903" w:rsidRDefault="00BC586E" w:rsidP="00BC586E">
      <w:pPr>
        <w:suppressAutoHyphens/>
        <w:jc w:val="both"/>
        <w:rPr>
          <w:rFonts w:ascii="Times New Roman" w:hAnsi="Times New Roman"/>
          <w:spacing w:val="-3"/>
          <w:sz w:val="22"/>
          <w:szCs w:val="22"/>
        </w:rPr>
      </w:pPr>
    </w:p>
    <w:p w14:paraId="58B6999C" w14:textId="77777777"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B.</w:t>
      </w:r>
      <w:r w:rsidRPr="002C6903">
        <w:rPr>
          <w:rFonts w:ascii="Times New Roman" w:hAnsi="Times New Roman"/>
          <w:spacing w:val="-3"/>
          <w:sz w:val="22"/>
          <w:szCs w:val="22"/>
        </w:rPr>
        <w:tab/>
        <w:t xml:space="preserve">Assignor and Assignee are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Parties&quot; lookupType=&quot;WKMTaxonomyNames&quot;/&gt; &#10;      &lt;/IBFGetMPInfoString&gt; &#10;     &lt;/Reference&gt; &#10;   &lt;/ContextInformation&gt;"/>
        </w:smartTagPr>
        <w:r w:rsidRPr="002C6903">
          <w:rPr>
            <w:rFonts w:ascii="Times New Roman" w:hAnsi="Times New Roman"/>
            <w:spacing w:val="-3"/>
            <w:sz w:val="22"/>
            <w:szCs w:val="22"/>
          </w:rPr>
          <w:t>parties</w:t>
        </w:r>
      </w:smartTag>
      <w:r w:rsidRPr="002C6903">
        <w:rPr>
          <w:rFonts w:ascii="Times New Roman" w:hAnsi="Times New Roman"/>
          <w:spacing w:val="-3"/>
          <w:sz w:val="22"/>
          <w:szCs w:val="22"/>
        </w:rPr>
        <w:t xml:space="preserve"> to that certain Purchase and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Sale&quot; lookupType=&quot;WKMTaxonomyNames&quot;/&gt; &#10;      &lt;/IBFGetMPInfoString&gt; &#10;     &lt;/Reference&gt; &#10;   &lt;/ContextInformation&gt;"/>
        </w:smartTagPr>
        <w:r w:rsidRPr="002C6903">
          <w:rPr>
            <w:rFonts w:ascii="Times New Roman" w:hAnsi="Times New Roman"/>
            <w:spacing w:val="-3"/>
            <w:sz w:val="22"/>
            <w:szCs w:val="22"/>
          </w:rPr>
          <w:t>Sale</w:t>
        </w:r>
      </w:smartTag>
      <w:r w:rsidRPr="002C6903">
        <w:rPr>
          <w:rFonts w:ascii="Times New Roman" w:hAnsi="Times New Roman"/>
          <w:spacing w:val="-3"/>
          <w:sz w:val="22"/>
          <w:szCs w:val="22"/>
        </w:rPr>
        <w:t xml:space="preserve"> Agreement dated as of the date hereof (the “Purchase Agreement”) under which Assignor has agreed to assign its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Interest&quot; lookupType=&quot;WKMTaxonomyNames&quot;/&gt; &#10;      &lt;/IBFGetMPInfoString&gt; &#10;     &lt;/Reference&gt; &#10;   &lt;/ContextInformation&gt;"/>
        </w:smartTagPr>
        <w:r w:rsidRPr="002C6903">
          <w:rPr>
            <w:rFonts w:ascii="Times New Roman" w:hAnsi="Times New Roman"/>
            <w:spacing w:val="-3"/>
            <w:sz w:val="22"/>
            <w:szCs w:val="22"/>
          </w:rPr>
          <w:t>interest</w:t>
        </w:r>
      </w:smartTag>
      <w:r w:rsidRPr="002C6903">
        <w:rPr>
          <w:rFonts w:ascii="Times New Roman" w:hAnsi="Times New Roman"/>
          <w:spacing w:val="-3"/>
          <w:sz w:val="22"/>
          <w:szCs w:val="22"/>
        </w:rPr>
        <w:t xml:space="preserve"> in the Lease to Assignee, and this Lease Assignment is the Assignment referenced in and executed pursuant to the terms of the Purchase Agreement. </w:t>
      </w:r>
    </w:p>
    <w:p w14:paraId="702FD3EE" w14:textId="77777777" w:rsidR="00BC586E" w:rsidRPr="002C6903" w:rsidRDefault="00BC586E" w:rsidP="00BC586E">
      <w:pPr>
        <w:suppressAutoHyphens/>
        <w:jc w:val="both"/>
        <w:rPr>
          <w:rFonts w:ascii="Times New Roman" w:hAnsi="Times New Roman"/>
          <w:spacing w:val="-3"/>
          <w:sz w:val="22"/>
          <w:szCs w:val="22"/>
        </w:rPr>
      </w:pPr>
    </w:p>
    <w:p w14:paraId="75E23EA1" w14:textId="7AE93A73" w:rsidR="00BC586E"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C.</w:t>
      </w:r>
      <w:r w:rsidRPr="002C6903">
        <w:rPr>
          <w:rFonts w:ascii="Times New Roman" w:hAnsi="Times New Roman"/>
          <w:spacing w:val="-3"/>
          <w:sz w:val="22"/>
          <w:szCs w:val="22"/>
        </w:rPr>
        <w:tab/>
        <w:t xml:space="preserve">In accordance with the Purchase Agreement,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or&quot; lookupType=&quot;WKMTaxonomyNames&quot;/&gt; &#10;      &lt;/IBFGetMPInfoString&gt; &#10;     &lt;/Reference&gt; &#10;   &lt;/ContextInformation&gt;"/>
        </w:smartTagPr>
        <w:r w:rsidRPr="002C6903">
          <w:rPr>
            <w:rFonts w:ascii="Times New Roman" w:hAnsi="Times New Roman"/>
            <w:spacing w:val="-3"/>
            <w:sz w:val="22"/>
            <w:szCs w:val="22"/>
          </w:rPr>
          <w:t>Assignor</w:t>
        </w:r>
      </w:smartTag>
      <w:r w:rsidRPr="002C6903">
        <w:rPr>
          <w:rFonts w:ascii="Times New Roman" w:hAnsi="Times New Roman"/>
          <w:spacing w:val="-3"/>
          <w:sz w:val="22"/>
          <w:szCs w:val="22"/>
        </w:rPr>
        <w:t xml:space="preserve"> desires to assign to Assignee all its rights, title and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Interest&quot; lookupType=&quot;WKMTaxonomyNames&quot;/&gt; &#10;      &lt;/IBFGetMPInfoString&gt; &#10;     &lt;/Reference&gt; &#10;   &lt;/ContextInformation&gt;"/>
        </w:smartTagPr>
        <w:r w:rsidRPr="002C6903">
          <w:rPr>
            <w:rFonts w:ascii="Times New Roman" w:hAnsi="Times New Roman"/>
            <w:spacing w:val="-3"/>
            <w:sz w:val="22"/>
            <w:szCs w:val="22"/>
          </w:rPr>
          <w:t>interest</w:t>
        </w:r>
      </w:smartTag>
      <w:r w:rsidRPr="002C6903">
        <w:rPr>
          <w:rFonts w:ascii="Times New Roman" w:hAnsi="Times New Roman"/>
          <w:spacing w:val="-3"/>
          <w:sz w:val="22"/>
          <w:szCs w:val="22"/>
        </w:rPr>
        <w:t xml:space="preserve"> in and to the Lease, and Assignee desires to accept such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ment&quot; lookupType=&quot;WKMTaxonomyNames&quot;/&gt; &#10;      &lt;/IBFGetMPInfoString&gt; &#10;     &lt;/Reference&gt; &#10;   &lt;/ContextInformation&gt;"/>
        </w:smartTagPr>
        <w:r w:rsidRPr="002C6903">
          <w:rPr>
            <w:rFonts w:ascii="Times New Roman" w:hAnsi="Times New Roman"/>
            <w:spacing w:val="-3"/>
            <w:sz w:val="22"/>
            <w:szCs w:val="22"/>
          </w:rPr>
          <w:t>assignment</w:t>
        </w:r>
      </w:smartTag>
      <w:r w:rsidRPr="002C6903">
        <w:rPr>
          <w:rFonts w:ascii="Times New Roman" w:hAnsi="Times New Roman"/>
          <w:spacing w:val="-3"/>
          <w:sz w:val="22"/>
          <w:szCs w:val="22"/>
        </w:rPr>
        <w:t xml:space="preserve"> and to assume all Assignor's obligations under the Lease arising from and after the date hereof pursuant to the terms set forth herein. </w:t>
      </w:r>
    </w:p>
    <w:p w14:paraId="607437CD" w14:textId="658D8E35" w:rsidR="002C6903" w:rsidRDefault="002C6903" w:rsidP="00BC586E">
      <w:pPr>
        <w:suppressAutoHyphens/>
        <w:jc w:val="both"/>
        <w:rPr>
          <w:rFonts w:ascii="Times New Roman" w:hAnsi="Times New Roman"/>
          <w:spacing w:val="-3"/>
          <w:sz w:val="22"/>
          <w:szCs w:val="22"/>
        </w:rPr>
      </w:pPr>
    </w:p>
    <w:p w14:paraId="02958630" w14:textId="42380B4C" w:rsidR="002C6903" w:rsidRPr="002C6903" w:rsidRDefault="002C6903" w:rsidP="00BC586E">
      <w:pPr>
        <w:suppressAutoHyphens/>
        <w:jc w:val="both"/>
        <w:rPr>
          <w:rFonts w:ascii="Times New Roman" w:hAnsi="Times New Roman"/>
          <w:spacing w:val="-3"/>
          <w:sz w:val="22"/>
          <w:szCs w:val="22"/>
        </w:rPr>
      </w:pPr>
      <w:r>
        <w:rPr>
          <w:rFonts w:ascii="Times New Roman" w:hAnsi="Times New Roman"/>
          <w:spacing w:val="-3"/>
          <w:sz w:val="22"/>
          <w:szCs w:val="22"/>
        </w:rPr>
        <w:t>D.</w:t>
      </w:r>
      <w:r>
        <w:rPr>
          <w:rFonts w:ascii="Times New Roman" w:hAnsi="Times New Roman"/>
          <w:spacing w:val="-3"/>
          <w:sz w:val="22"/>
          <w:szCs w:val="22"/>
        </w:rPr>
        <w:tab/>
      </w:r>
      <w:r w:rsidRPr="002C6903">
        <w:rPr>
          <w:rFonts w:ascii="Times New Roman" w:hAnsi="Times New Roman"/>
          <w:spacing w:val="-3"/>
          <w:sz w:val="22"/>
          <w:szCs w:val="22"/>
        </w:rPr>
        <w:t>Landlord desires to consent to and approve the assignment of the Lease to Assignee</w:t>
      </w:r>
      <w:r w:rsidR="008F1C68">
        <w:rPr>
          <w:rFonts w:ascii="Times New Roman" w:hAnsi="Times New Roman"/>
          <w:spacing w:val="-3"/>
          <w:sz w:val="22"/>
          <w:szCs w:val="22"/>
        </w:rPr>
        <w:t>, and Assignee and Landlord desire to amend the Lease</w:t>
      </w:r>
      <w:r w:rsidRPr="002C6903">
        <w:rPr>
          <w:rFonts w:ascii="Times New Roman" w:hAnsi="Times New Roman"/>
          <w:spacing w:val="-3"/>
          <w:sz w:val="22"/>
          <w:szCs w:val="22"/>
        </w:rPr>
        <w:t xml:space="preserve"> pursuant to the terms set forth herein.</w:t>
      </w:r>
    </w:p>
    <w:p w14:paraId="0389995B" w14:textId="77777777" w:rsidR="00BC586E" w:rsidRPr="002C6903" w:rsidRDefault="00BC586E" w:rsidP="00BC586E">
      <w:pPr>
        <w:suppressAutoHyphens/>
        <w:jc w:val="both"/>
        <w:rPr>
          <w:rFonts w:ascii="Times New Roman" w:hAnsi="Times New Roman"/>
          <w:spacing w:val="-3"/>
          <w:sz w:val="22"/>
          <w:szCs w:val="22"/>
        </w:rPr>
      </w:pPr>
    </w:p>
    <w:p w14:paraId="50CCFD11" w14:textId="77777777"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 xml:space="preserve">NOW, THEREFORE, in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Consideration&quot; lookupType=&quot;WKMTaxonomyNames&quot;/&gt; &#10;      &lt;/IBFGetMPInfoString&gt; &#10;     &lt;/Reference&gt; &#10;   &lt;/ContextInformation&gt;"/>
        </w:smartTagPr>
        <w:r w:rsidRPr="002C6903">
          <w:rPr>
            <w:rFonts w:ascii="Times New Roman" w:hAnsi="Times New Roman"/>
            <w:spacing w:val="-3"/>
            <w:sz w:val="22"/>
            <w:szCs w:val="22"/>
          </w:rPr>
          <w:t>consideration</w:t>
        </w:r>
      </w:smartTag>
      <w:r w:rsidRPr="002C6903">
        <w:rPr>
          <w:rFonts w:ascii="Times New Roman" w:hAnsi="Times New Roman"/>
          <w:spacing w:val="-3"/>
          <w:sz w:val="22"/>
          <w:szCs w:val="22"/>
        </w:rPr>
        <w:t xml:space="preserve"> of the premises and the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Covenants&quot; lookupType=&quot;WKMTaxonomyNames&quot;/&gt; &#10;      &lt;/IBFGetMPInfoString&gt; &#10;     &lt;/Reference&gt; &#10;   &lt;/ContextInformation&gt;"/>
        </w:smartTagPr>
        <w:r w:rsidRPr="002C6903">
          <w:rPr>
            <w:rFonts w:ascii="Times New Roman" w:hAnsi="Times New Roman"/>
            <w:spacing w:val="-3"/>
            <w:sz w:val="22"/>
            <w:szCs w:val="22"/>
          </w:rPr>
          <w:t>covenants</w:t>
        </w:r>
      </w:smartTag>
      <w:r w:rsidRPr="002C6903">
        <w:rPr>
          <w:rFonts w:ascii="Times New Roman" w:hAnsi="Times New Roman"/>
          <w:spacing w:val="-3"/>
          <w:sz w:val="22"/>
          <w:szCs w:val="22"/>
        </w:rPr>
        <w:t xml:space="preserve"> and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greements&quot; lookupType=&quot;WKMTaxonomyNames&quot;/&gt; &#10;      &lt;/IBFGetMPInfoString&gt; &#10;     &lt;/Reference&gt; &#10;   &lt;/ContextInformation&gt;"/>
        </w:smartTagPr>
        <w:r w:rsidRPr="002C6903">
          <w:rPr>
            <w:rFonts w:ascii="Times New Roman" w:hAnsi="Times New Roman"/>
            <w:spacing w:val="-3"/>
            <w:sz w:val="22"/>
            <w:szCs w:val="22"/>
          </w:rPr>
          <w:t>agreements</w:t>
        </w:r>
      </w:smartTag>
      <w:r w:rsidRPr="002C6903">
        <w:rPr>
          <w:rFonts w:ascii="Times New Roman" w:hAnsi="Times New Roman"/>
          <w:spacing w:val="-3"/>
          <w:sz w:val="22"/>
          <w:szCs w:val="22"/>
        </w:rPr>
        <w:t xml:space="preserve"> hereinafter set forth, and other good and valuable consideration, the receipt and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Sufficiency&quot; lookupType=&quot;WKMTaxonomyNames&quot;/&gt; &#10;      &lt;/IBFGetMPInfoString&gt; &#10;     &lt;/Reference&gt; &#10;   &lt;/ContextInformation&gt;"/>
        </w:smartTagPr>
        <w:r w:rsidRPr="002C6903">
          <w:rPr>
            <w:rFonts w:ascii="Times New Roman" w:hAnsi="Times New Roman"/>
            <w:spacing w:val="-3"/>
            <w:sz w:val="22"/>
            <w:szCs w:val="22"/>
          </w:rPr>
          <w:t>sufficiency</w:t>
        </w:r>
      </w:smartTag>
      <w:r w:rsidRPr="002C6903">
        <w:rPr>
          <w:rFonts w:ascii="Times New Roman" w:hAnsi="Times New Roman"/>
          <w:spacing w:val="-3"/>
          <w:sz w:val="22"/>
          <w:szCs w:val="22"/>
        </w:rPr>
        <w:t xml:space="preserve"> of which are hereby acknowledged, the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Parties&quot; lookupType=&quot;WKMTaxonomyNames&quot;/&gt; &#10;      &lt;/IBFGetMPInfoString&gt; &#10;     &lt;/Reference&gt; &#10;   &lt;/ContextInformation&gt;"/>
        </w:smartTagPr>
        <w:r w:rsidRPr="002C6903">
          <w:rPr>
            <w:rFonts w:ascii="Times New Roman" w:hAnsi="Times New Roman"/>
            <w:spacing w:val="-3"/>
            <w:sz w:val="22"/>
            <w:szCs w:val="22"/>
          </w:rPr>
          <w:t>parties</w:t>
        </w:r>
      </w:smartTag>
      <w:r w:rsidRPr="002C6903">
        <w:rPr>
          <w:rFonts w:ascii="Times New Roman" w:hAnsi="Times New Roman"/>
          <w:spacing w:val="-3"/>
          <w:sz w:val="22"/>
          <w:szCs w:val="22"/>
        </w:rPr>
        <w:t xml:space="preserve"> hereby agree as follows:</w:t>
      </w:r>
    </w:p>
    <w:p w14:paraId="63155A2D" w14:textId="77777777" w:rsidR="00BC586E" w:rsidRPr="002C6903" w:rsidRDefault="00BC586E" w:rsidP="00BC586E">
      <w:pPr>
        <w:suppressAutoHyphens/>
        <w:jc w:val="both"/>
        <w:rPr>
          <w:rFonts w:ascii="Times New Roman" w:hAnsi="Times New Roman"/>
          <w:spacing w:val="-3"/>
          <w:sz w:val="22"/>
          <w:szCs w:val="22"/>
        </w:rPr>
      </w:pPr>
    </w:p>
    <w:p w14:paraId="45316ADB" w14:textId="7088C3D4" w:rsidR="00BC586E" w:rsidRPr="002C6903" w:rsidRDefault="00BC586E" w:rsidP="00BC586E">
      <w:pPr>
        <w:widowControl w:val="0"/>
        <w:numPr>
          <w:ilvl w:val="0"/>
          <w:numId w:val="1"/>
        </w:numPr>
        <w:suppressAutoHyphens/>
        <w:jc w:val="both"/>
        <w:rPr>
          <w:rFonts w:ascii="Times New Roman" w:hAnsi="Times New Roman"/>
          <w:spacing w:val="-3"/>
          <w:sz w:val="22"/>
          <w:szCs w:val="22"/>
        </w:rPr>
      </w:pP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ment&quot; lookupType=&quot;WKMTaxonomyNames&quot;/&gt; &#10;      &lt;/IBFGetMPInfoString&gt; &#10;     &lt;/Reference&gt; &#10;   &lt;/ContextInformation&gt;"/>
        </w:smartTagPr>
        <w:r w:rsidRPr="002C6903">
          <w:rPr>
            <w:rFonts w:ascii="Times New Roman" w:hAnsi="Times New Roman"/>
            <w:spacing w:val="-3"/>
            <w:sz w:val="22"/>
            <w:szCs w:val="22"/>
            <w:u w:val="single"/>
          </w:rPr>
          <w:t>ASSIGNMENT</w:t>
        </w:r>
      </w:smartTag>
      <w:r w:rsidRPr="002C6903">
        <w:rPr>
          <w:rFonts w:ascii="Times New Roman" w:hAnsi="Times New Roman"/>
          <w:spacing w:val="-3"/>
          <w:sz w:val="22"/>
          <w:szCs w:val="22"/>
          <w:u w:val="single"/>
        </w:rPr>
        <w:t xml:space="preserve"> AND ASSUMPTION OF LEASE</w:t>
      </w:r>
      <w:r w:rsidRPr="002C6903">
        <w:rPr>
          <w:rFonts w:ascii="Times New Roman" w:hAnsi="Times New Roman"/>
          <w:spacing w:val="-3"/>
          <w:sz w:val="22"/>
          <w:szCs w:val="22"/>
        </w:rPr>
        <w:t xml:space="preserv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or&quot; lookupType=&quot;WKMTaxonomyNames&quot;/&gt; &#10;      &lt;/IBFGetMPInfoString&gt; &#10;     &lt;/Reference&gt; &#10;   &lt;/ContextInformation&gt;"/>
        </w:smartTagPr>
        <w:r w:rsidRPr="002C6903">
          <w:rPr>
            <w:rFonts w:ascii="Times New Roman" w:hAnsi="Times New Roman"/>
            <w:spacing w:val="-3"/>
            <w:sz w:val="22"/>
            <w:szCs w:val="22"/>
          </w:rPr>
          <w:t>Assignor</w:t>
        </w:r>
      </w:smartTag>
      <w:r w:rsidRPr="002C6903">
        <w:rPr>
          <w:rFonts w:ascii="Times New Roman" w:hAnsi="Times New Roman"/>
          <w:spacing w:val="-3"/>
          <w:sz w:val="22"/>
          <w:szCs w:val="22"/>
        </w:rPr>
        <w:t xml:space="preserve"> does hereby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Transfer&quot; lookupType=&quot;WKMTaxonomyNames&quot;/&gt; &#10;      &lt;/IBFGetMPInfoString&gt; &#10;     &lt;/Reference&gt; &#10;   &lt;/ContextInformation&gt;"/>
        </w:smartTagPr>
        <w:r w:rsidRPr="002C6903">
          <w:rPr>
            <w:rFonts w:ascii="Times New Roman" w:hAnsi="Times New Roman"/>
            <w:spacing w:val="-3"/>
            <w:sz w:val="22"/>
            <w:szCs w:val="22"/>
          </w:rPr>
          <w:t>transfer</w:t>
        </w:r>
      </w:smartTag>
      <w:r w:rsidRPr="002C6903">
        <w:rPr>
          <w:rFonts w:ascii="Times New Roman" w:hAnsi="Times New Roman"/>
          <w:spacing w:val="-3"/>
          <w:sz w:val="22"/>
          <w:szCs w:val="22"/>
        </w:rPr>
        <w:t xml:space="preserve">, sell, convey and assign unto Assignee all of Assignor's right, title and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Interest&quot; lookupType=&quot;WKMTaxonomyNames&quot;/&gt; &#10;      &lt;/IBFGetMPInfoString&gt; &#10;     &lt;/Reference&gt; &#10;   &lt;/ContextInformation&gt;"/>
        </w:smartTagPr>
        <w:r w:rsidRPr="002C6903">
          <w:rPr>
            <w:rFonts w:ascii="Times New Roman" w:hAnsi="Times New Roman"/>
            <w:spacing w:val="-3"/>
            <w:sz w:val="22"/>
            <w:szCs w:val="22"/>
          </w:rPr>
          <w:t>interest</w:t>
        </w:r>
      </w:smartTag>
      <w:r w:rsidRPr="002C6903">
        <w:rPr>
          <w:rFonts w:ascii="Times New Roman" w:hAnsi="Times New Roman"/>
          <w:spacing w:val="-3"/>
          <w:sz w:val="22"/>
          <w:szCs w:val="22"/>
        </w:rPr>
        <w:t xml:space="preserve"> in and to the Lease and the Premises as of the Effective Date.  Assignee hereby accepts the foregoing transfer and assignment of the Assignor's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Rights&quot; lookupType=&quot;WKMTaxonomyNames&quot;/&gt; &#10;      &lt;/IBFGetMPInfoString&gt; &#10;     &lt;/Reference&gt; &#10;   &lt;/ContextInformation&gt;"/>
        </w:smartTagPr>
        <w:r w:rsidRPr="002C6903">
          <w:rPr>
            <w:rFonts w:ascii="Times New Roman" w:hAnsi="Times New Roman"/>
            <w:spacing w:val="-3"/>
            <w:sz w:val="22"/>
            <w:szCs w:val="22"/>
          </w:rPr>
          <w:t>rights</w:t>
        </w:r>
      </w:smartTag>
      <w:r w:rsidRPr="002C6903">
        <w:rPr>
          <w:rFonts w:ascii="Times New Roman" w:hAnsi="Times New Roman"/>
          <w:spacing w:val="-3"/>
          <w:sz w:val="22"/>
          <w:szCs w:val="22"/>
        </w:rPr>
        <w:t xml:space="preserve">, title and interest in and to the Lease and assumes and agrees to perform all obligations and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Liabilities&quot; lookupType=&quot;WKMTaxonomyNames&quot;/&gt; &#10;      &lt;/IBFGetMPInfoString&gt; &#10;     &lt;/Reference&gt; &#10;   &lt;/ContextInformation&gt;"/>
        </w:smartTagPr>
        <w:r w:rsidRPr="002C6903">
          <w:rPr>
            <w:rFonts w:ascii="Times New Roman" w:hAnsi="Times New Roman"/>
            <w:spacing w:val="-3"/>
            <w:sz w:val="22"/>
            <w:szCs w:val="22"/>
          </w:rPr>
          <w:t>liabilities</w:t>
        </w:r>
      </w:smartTag>
      <w:r w:rsidRPr="002C6903">
        <w:rPr>
          <w:rFonts w:ascii="Times New Roman" w:hAnsi="Times New Roman"/>
          <w:spacing w:val="-3"/>
          <w:sz w:val="22"/>
          <w:szCs w:val="22"/>
        </w:rPr>
        <w:t xml:space="preserve"> of Assignor under the Lease arising from and after the </w:t>
      </w:r>
      <w:r w:rsidR="001A448E" w:rsidRPr="002C6903">
        <w:rPr>
          <w:rFonts w:ascii="Times New Roman" w:hAnsi="Times New Roman"/>
          <w:spacing w:val="-3"/>
          <w:sz w:val="22"/>
          <w:szCs w:val="22"/>
        </w:rPr>
        <w:t>Effective D</w:t>
      </w:r>
      <w:r w:rsidRPr="002C6903">
        <w:rPr>
          <w:rFonts w:ascii="Times New Roman" w:hAnsi="Times New Roman"/>
          <w:spacing w:val="-3"/>
          <w:sz w:val="22"/>
          <w:szCs w:val="22"/>
        </w:rPr>
        <w:t>ate.</w:t>
      </w:r>
    </w:p>
    <w:p w14:paraId="13DD2CBA" w14:textId="77777777" w:rsidR="00BC586E" w:rsidRPr="002C6903" w:rsidRDefault="00BC586E" w:rsidP="00BC586E">
      <w:pPr>
        <w:suppressAutoHyphens/>
        <w:jc w:val="both"/>
        <w:rPr>
          <w:rFonts w:ascii="Times New Roman" w:hAnsi="Times New Roman"/>
          <w:spacing w:val="-3"/>
          <w:sz w:val="22"/>
          <w:szCs w:val="22"/>
        </w:rPr>
      </w:pPr>
    </w:p>
    <w:p w14:paraId="270994E4" w14:textId="77777777" w:rsidR="00BC586E" w:rsidRPr="002C6903" w:rsidRDefault="00BC586E" w:rsidP="00BC586E">
      <w:pPr>
        <w:widowControl w:val="0"/>
        <w:numPr>
          <w:ilvl w:val="0"/>
          <w:numId w:val="1"/>
        </w:numPr>
        <w:suppressAutoHyphens/>
        <w:jc w:val="both"/>
        <w:rPr>
          <w:rFonts w:ascii="Times New Roman" w:hAnsi="Times New Roman"/>
          <w:spacing w:val="-3"/>
          <w:sz w:val="22"/>
          <w:szCs w:val="22"/>
        </w:rPr>
      </w:pP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Disclaimer&quot; lookupType=&quot;WKMTaxonomyNames&quot;/&gt; &#10;      &lt;/IBFGetMPInfoString&gt; &#10;     &lt;/Reference&gt; &#10;   &lt;/ContextInformation&gt;"/>
        </w:smartTagPr>
        <w:r w:rsidRPr="002C6903">
          <w:rPr>
            <w:rFonts w:ascii="Times New Roman" w:hAnsi="Times New Roman"/>
            <w:spacing w:val="-3"/>
            <w:sz w:val="22"/>
            <w:szCs w:val="22"/>
            <w:u w:val="single"/>
          </w:rPr>
          <w:t>DISCLAIMER</w:t>
        </w:r>
      </w:smartTag>
      <w:r w:rsidRPr="002C6903">
        <w:rPr>
          <w:rFonts w:ascii="Times New Roman" w:hAnsi="Times New Roman"/>
          <w:spacing w:val="-3"/>
          <w:sz w:val="22"/>
          <w:szCs w:val="22"/>
        </w:rPr>
        <w:t>.  The Assignee hereby dis</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Claims&quot; lookupType=&quot;WKMTaxonomyNames&quot;/&gt; &#10;      &lt;/IBFGetMPInfoString&gt; &#10;     &lt;/Reference&gt; &#10;   &lt;/ContextInformation&gt;"/>
        </w:smartTagPr>
        <w:r w:rsidRPr="002C6903">
          <w:rPr>
            <w:rFonts w:ascii="Times New Roman" w:hAnsi="Times New Roman"/>
            <w:spacing w:val="-3"/>
            <w:sz w:val="22"/>
            <w:szCs w:val="22"/>
          </w:rPr>
          <w:t>claims</w:t>
        </w:r>
      </w:smartTag>
      <w:r w:rsidRPr="002C6903">
        <w:rPr>
          <w:rFonts w:ascii="Times New Roman" w:hAnsi="Times New Roman"/>
          <w:spacing w:val="-3"/>
          <w:sz w:val="22"/>
          <w:szCs w:val="22"/>
        </w:rPr>
        <w:t xml:space="preserve"> any obligation respecting, and shall not assume, pay,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Discharge&quot; lookupType=&quot;WKMTaxonomyNames&quot;/&gt; &#10;      &lt;/IBFGetMPInfoString&gt; &#10;     &lt;/Reference&gt; &#10;   &lt;/ContextInformation&gt;"/>
        </w:smartTagPr>
        <w:r w:rsidRPr="002C6903">
          <w:rPr>
            <w:rFonts w:ascii="Times New Roman" w:hAnsi="Times New Roman"/>
            <w:spacing w:val="-3"/>
            <w:sz w:val="22"/>
            <w:szCs w:val="22"/>
          </w:rPr>
          <w:t>discharge</w:t>
        </w:r>
      </w:smartTag>
      <w:r w:rsidRPr="002C6903">
        <w:rPr>
          <w:rFonts w:ascii="Times New Roman" w:hAnsi="Times New Roman"/>
          <w:spacing w:val="-3"/>
          <w:sz w:val="22"/>
          <w:szCs w:val="22"/>
        </w:rPr>
        <w:t xml:space="preserve"> or be responsible for, any liabilities, claims, actions or obligations of any nature arising under the Lease at any time prior to the Effective Date (collectively, the “Prior Obligations”).  </w:t>
      </w:r>
    </w:p>
    <w:p w14:paraId="35A1C6F2" w14:textId="71C90AB5" w:rsidR="00BC586E" w:rsidRPr="002C6903" w:rsidRDefault="00BC586E" w:rsidP="001A448E">
      <w:pPr>
        <w:rPr>
          <w:rFonts w:ascii="Times New Roman" w:hAnsi="Times New Roman"/>
          <w:spacing w:val="-3"/>
          <w:sz w:val="22"/>
          <w:szCs w:val="22"/>
          <w:u w:val="single"/>
        </w:rPr>
      </w:pPr>
    </w:p>
    <w:p w14:paraId="1A59FCC5" w14:textId="70AA6A26" w:rsidR="00BC586E" w:rsidRPr="002C6903" w:rsidRDefault="00BC586E" w:rsidP="00BC586E">
      <w:pPr>
        <w:widowControl w:val="0"/>
        <w:numPr>
          <w:ilvl w:val="0"/>
          <w:numId w:val="1"/>
        </w:numPr>
        <w:suppressAutoHyphens/>
        <w:jc w:val="both"/>
        <w:rPr>
          <w:rFonts w:ascii="Times New Roman" w:hAnsi="Times New Roman"/>
          <w:spacing w:val="-3"/>
          <w:sz w:val="22"/>
          <w:szCs w:val="22"/>
        </w:rPr>
      </w:pPr>
      <w:r w:rsidRPr="002C6903">
        <w:rPr>
          <w:rFonts w:ascii="Times New Roman" w:hAnsi="Times New Roman"/>
          <w:spacing w:val="-3"/>
          <w:sz w:val="22"/>
          <w:szCs w:val="22"/>
          <w:u w:val="single"/>
        </w:rPr>
        <w:t>CONVEYANCE GOVERNED BY PURCHASE AGREEMENT</w:t>
      </w:r>
      <w:r w:rsidRPr="002C6903">
        <w:rPr>
          <w:rFonts w:ascii="Times New Roman" w:hAnsi="Times New Roman"/>
          <w:spacing w:val="-3"/>
          <w:sz w:val="22"/>
          <w:szCs w:val="22"/>
        </w:rPr>
        <w:t>.  This Lease Assignment is made pursuant to, and is subject to the terms of, the Purchase Agreement</w:t>
      </w:r>
      <w:r w:rsidR="0016381C">
        <w:rPr>
          <w:rFonts w:ascii="Times New Roman" w:hAnsi="Times New Roman"/>
          <w:spacing w:val="-3"/>
          <w:sz w:val="22"/>
          <w:szCs w:val="22"/>
        </w:rPr>
        <w:t xml:space="preserve"> </w:t>
      </w:r>
      <w:r w:rsidR="000619B9">
        <w:rPr>
          <w:rFonts w:ascii="Times New Roman" w:hAnsi="Times New Roman"/>
          <w:spacing w:val="-3"/>
          <w:sz w:val="22"/>
          <w:szCs w:val="22"/>
        </w:rPr>
        <w:t>as to any matter or dispute between Assignor and Assignee</w:t>
      </w:r>
      <w:r w:rsidRPr="002C6903">
        <w:rPr>
          <w:rFonts w:ascii="Times New Roman" w:hAnsi="Times New Roman"/>
          <w:spacing w:val="-3"/>
          <w:sz w:val="22"/>
          <w:szCs w:val="22"/>
        </w:rPr>
        <w:t>.  Notwithstanding anything to the contrary contained in this Lease Assignment, nothing contained herein shall be deemed to supersede, limit, restrict or modify in any manner the rights and obligations of the parties under the Purchase Agreement, and in the event of a conflict between the terms and provisions hereof and the terms and provisions of the Purchase Agreement, the terms and provisions of the Purchase Agreement shall control</w:t>
      </w:r>
      <w:r w:rsidR="000619B9">
        <w:rPr>
          <w:rFonts w:ascii="Times New Roman" w:hAnsi="Times New Roman"/>
          <w:spacing w:val="-3"/>
          <w:sz w:val="22"/>
          <w:szCs w:val="22"/>
        </w:rPr>
        <w:t xml:space="preserve"> as between Assignor and Assignee</w:t>
      </w:r>
      <w:r w:rsidRPr="002C6903">
        <w:rPr>
          <w:rFonts w:ascii="Times New Roman" w:hAnsi="Times New Roman"/>
          <w:spacing w:val="-3"/>
          <w:sz w:val="22"/>
          <w:szCs w:val="22"/>
        </w:rPr>
        <w:t xml:space="preserve">.  </w:t>
      </w:r>
      <w:r w:rsidR="009D4F35">
        <w:rPr>
          <w:rFonts w:ascii="Times New Roman" w:hAnsi="Times New Roman"/>
          <w:spacing w:val="-3"/>
          <w:sz w:val="22"/>
          <w:szCs w:val="22"/>
        </w:rPr>
        <w:t>Assignor and Assignee</w:t>
      </w:r>
      <w:r w:rsidRPr="002C6903">
        <w:rPr>
          <w:rFonts w:ascii="Times New Roman" w:hAnsi="Times New Roman"/>
          <w:spacing w:val="-3"/>
          <w:sz w:val="22"/>
          <w:szCs w:val="22"/>
        </w:rPr>
        <w:t xml:space="preserve"> agree that this Lease Assignment is </w:t>
      </w:r>
      <w:r w:rsidRPr="002C6903">
        <w:rPr>
          <w:rFonts w:ascii="Times New Roman" w:hAnsi="Times New Roman"/>
          <w:spacing w:val="-3"/>
          <w:sz w:val="22"/>
          <w:szCs w:val="22"/>
        </w:rPr>
        <w:lastRenderedPageBreak/>
        <w:t>executed and delivered to implement the Purchase Agreement, without recourse and without representation or warranty</w:t>
      </w:r>
      <w:r w:rsidR="004F153B">
        <w:rPr>
          <w:rFonts w:ascii="Times New Roman" w:hAnsi="Times New Roman"/>
          <w:spacing w:val="-3"/>
          <w:sz w:val="22"/>
          <w:szCs w:val="22"/>
        </w:rPr>
        <w:t xml:space="preserve"> by either party</w:t>
      </w:r>
      <w:r w:rsidRPr="002C6903">
        <w:rPr>
          <w:rFonts w:ascii="Times New Roman" w:hAnsi="Times New Roman"/>
          <w:spacing w:val="-3"/>
          <w:sz w:val="22"/>
          <w:szCs w:val="22"/>
        </w:rPr>
        <w:t>, whether express, implied or created by operation of law, except as provided in the Purchase Agreement, and is not intended to enhance, modify or decrease any of the rights or obligations of Assignor, Assignee or their respective affiliates from those contained in the Purchase Agreement.  In the event either Assignor or Assignee has a claim against or dispute with the other party relating to the terms or subject of this Lease Assignment, Assignor and Assignee agree that such claim or dispute will be subject to, and governed by, the provisions and procedures set forth in the Purchase Agreement.</w:t>
      </w:r>
    </w:p>
    <w:p w14:paraId="0942D6A7" w14:textId="77777777" w:rsidR="00BC586E" w:rsidRPr="002C6903" w:rsidRDefault="00BC586E" w:rsidP="00BC586E">
      <w:pPr>
        <w:widowControl w:val="0"/>
        <w:suppressAutoHyphens/>
        <w:jc w:val="both"/>
        <w:rPr>
          <w:rFonts w:ascii="Times New Roman" w:hAnsi="Times New Roman"/>
          <w:spacing w:val="-3"/>
          <w:sz w:val="22"/>
          <w:szCs w:val="22"/>
        </w:rPr>
      </w:pPr>
    </w:p>
    <w:p w14:paraId="70A61C29" w14:textId="6DBDE533" w:rsidR="00410AB6" w:rsidRDefault="00BC586E" w:rsidP="00681CF6">
      <w:pPr>
        <w:widowControl w:val="0"/>
        <w:numPr>
          <w:ilvl w:val="0"/>
          <w:numId w:val="1"/>
        </w:numPr>
        <w:suppressAutoHyphens/>
        <w:jc w:val="both"/>
        <w:rPr>
          <w:rFonts w:ascii="Times New Roman" w:hAnsi="Times New Roman"/>
          <w:spacing w:val="-3"/>
          <w:sz w:val="22"/>
          <w:szCs w:val="22"/>
        </w:rPr>
      </w:pPr>
      <w:r w:rsidRPr="002C6903">
        <w:rPr>
          <w:rFonts w:ascii="Times New Roman" w:hAnsi="Times New Roman"/>
          <w:spacing w:val="-3"/>
          <w:sz w:val="22"/>
          <w:szCs w:val="22"/>
          <w:u w:val="single"/>
        </w:rPr>
        <w:t xml:space="preserve">LANDLORD </w:t>
      </w:r>
      <w:r w:rsidR="002C6903" w:rsidRPr="002C6903">
        <w:rPr>
          <w:rFonts w:ascii="Times New Roman" w:hAnsi="Times New Roman"/>
          <w:spacing w:val="-3"/>
          <w:sz w:val="22"/>
          <w:szCs w:val="22"/>
          <w:u w:val="single"/>
        </w:rPr>
        <w:t>CONSENT AND ACKNOWLEDGEMENTS</w:t>
      </w:r>
      <w:r w:rsidRPr="002C6903">
        <w:rPr>
          <w:rFonts w:ascii="Times New Roman" w:hAnsi="Times New Roman"/>
          <w:spacing w:val="-3"/>
          <w:sz w:val="22"/>
          <w:szCs w:val="22"/>
        </w:rPr>
        <w:t xml:space="preserve">.  </w:t>
      </w:r>
      <w:r w:rsidR="00410AB6" w:rsidRPr="002C6903">
        <w:rPr>
          <w:rFonts w:ascii="Times New Roman" w:hAnsi="Times New Roman"/>
          <w:spacing w:val="-3"/>
          <w:sz w:val="22"/>
          <w:szCs w:val="22"/>
        </w:rPr>
        <w:t>Landlord hereby consents to and approves the assignment of the Lease to Assignee pursuant to the terms hereof and agrees that from and after the Effective Date, it will recognize Assignee as tenant under the Lease.</w:t>
      </w:r>
      <w:r w:rsidR="002C6903" w:rsidRPr="002C6903">
        <w:rPr>
          <w:rFonts w:ascii="Times New Roman" w:hAnsi="Times New Roman"/>
          <w:spacing w:val="-3"/>
          <w:sz w:val="22"/>
          <w:szCs w:val="22"/>
        </w:rPr>
        <w:t xml:space="preserve"> </w:t>
      </w:r>
      <w:r w:rsidR="00410AB6" w:rsidRPr="002C6903">
        <w:rPr>
          <w:rFonts w:ascii="Times New Roman" w:hAnsi="Times New Roman"/>
          <w:spacing w:val="-3"/>
          <w:sz w:val="22"/>
          <w:szCs w:val="22"/>
        </w:rPr>
        <w:t xml:space="preserve"> Landlord hereby represents and warrants to Assignor and Assignee that the Lease is in full force and effect, neither Landlord nor Assignor is currently in default under the Lease, and Assignor has paid all rents and other amounts due Landlord under the Lease through the Effective Date.  Landlord acknowledges and agrees that (a) Assignee shall be entitled to exercise all rights as tenant under the Lease and shall pay and perform all obligations and liabilities of tenant under the Lease arising from and after the Effective Date (the “Post-Assignment Obligations”); (b) Assignor shall remain liable for all Prior Obligations, but Landlord releases and discharges Assignor and its owners, managers, officers, agents, employees, successors and assigns from all Post-Assignment Obligations; and (c) Assignee shall not assume, pay, discharge or be responsible for any of the Prior Obligations.</w:t>
      </w:r>
    </w:p>
    <w:p w14:paraId="290EB6DC" w14:textId="77777777" w:rsidR="000619B9" w:rsidRDefault="000619B9" w:rsidP="00A77E08">
      <w:pPr>
        <w:widowControl w:val="0"/>
        <w:suppressAutoHyphens/>
        <w:jc w:val="both"/>
        <w:rPr>
          <w:rFonts w:ascii="Times New Roman" w:hAnsi="Times New Roman"/>
          <w:spacing w:val="-3"/>
          <w:sz w:val="22"/>
          <w:szCs w:val="22"/>
        </w:rPr>
      </w:pPr>
    </w:p>
    <w:p w14:paraId="756AA2B9" w14:textId="127E88B0" w:rsidR="008B0289" w:rsidRDefault="000619B9" w:rsidP="00BF2F69">
      <w:pPr>
        <w:widowControl w:val="0"/>
        <w:numPr>
          <w:ilvl w:val="0"/>
          <w:numId w:val="1"/>
        </w:numPr>
        <w:suppressAutoHyphens/>
        <w:jc w:val="both"/>
        <w:rPr>
          <w:rFonts w:ascii="Times New Roman" w:hAnsi="Times New Roman"/>
          <w:spacing w:val="-3"/>
          <w:sz w:val="22"/>
          <w:szCs w:val="22"/>
        </w:rPr>
      </w:pPr>
      <w:r w:rsidRPr="00A77E08">
        <w:rPr>
          <w:rFonts w:ascii="Times New Roman" w:hAnsi="Times New Roman"/>
          <w:spacing w:val="-3"/>
          <w:sz w:val="22"/>
          <w:szCs w:val="22"/>
          <w:u w:val="single"/>
        </w:rPr>
        <w:t>AMENDMENT OF LEASE</w:t>
      </w:r>
      <w:r>
        <w:rPr>
          <w:rFonts w:ascii="Times New Roman" w:hAnsi="Times New Roman"/>
          <w:spacing w:val="-3"/>
          <w:sz w:val="22"/>
          <w:szCs w:val="22"/>
        </w:rPr>
        <w:t xml:space="preserve">.  </w:t>
      </w:r>
      <w:r w:rsidR="008B0289">
        <w:rPr>
          <w:rFonts w:ascii="Times New Roman" w:hAnsi="Times New Roman"/>
          <w:spacing w:val="-3"/>
          <w:sz w:val="22"/>
          <w:szCs w:val="22"/>
        </w:rPr>
        <w:t>Assignee and Landlord hereby amend the Lease by adding the following option in favor of Assignee</w:t>
      </w:r>
      <w:r w:rsidR="009D4F35">
        <w:rPr>
          <w:rFonts w:ascii="Times New Roman" w:hAnsi="Times New Roman"/>
          <w:spacing w:val="-3"/>
          <w:sz w:val="22"/>
          <w:szCs w:val="22"/>
        </w:rPr>
        <w:t xml:space="preserve">, </w:t>
      </w:r>
      <w:r w:rsidR="00BF2F69">
        <w:rPr>
          <w:rFonts w:ascii="Times New Roman" w:hAnsi="Times New Roman"/>
          <w:spacing w:val="-3"/>
          <w:sz w:val="22"/>
          <w:szCs w:val="22"/>
        </w:rPr>
        <w:t xml:space="preserve">as </w:t>
      </w:r>
      <w:r w:rsidR="009D4F35">
        <w:rPr>
          <w:rFonts w:ascii="Times New Roman" w:hAnsi="Times New Roman"/>
          <w:spacing w:val="-3"/>
          <w:sz w:val="22"/>
          <w:szCs w:val="22"/>
        </w:rPr>
        <w:t>l</w:t>
      </w:r>
      <w:r w:rsidR="00BF2F69">
        <w:rPr>
          <w:rFonts w:ascii="Times New Roman" w:hAnsi="Times New Roman"/>
          <w:spacing w:val="-3"/>
          <w:sz w:val="22"/>
          <w:szCs w:val="22"/>
        </w:rPr>
        <w:t>essee under the Lease from and after the Effective Date</w:t>
      </w:r>
      <w:r w:rsidR="009D4F35">
        <w:rPr>
          <w:rFonts w:ascii="Times New Roman" w:hAnsi="Times New Roman"/>
          <w:spacing w:val="-3"/>
          <w:sz w:val="22"/>
          <w:szCs w:val="22"/>
        </w:rPr>
        <w:t xml:space="preserve"> (“Lessee”),</w:t>
      </w:r>
      <w:r w:rsidR="008B0289">
        <w:rPr>
          <w:rFonts w:ascii="Times New Roman" w:hAnsi="Times New Roman"/>
          <w:spacing w:val="-3"/>
          <w:sz w:val="22"/>
          <w:szCs w:val="22"/>
        </w:rPr>
        <w:t xml:space="preserve"> to extend the term of the Lease </w:t>
      </w:r>
      <w:r w:rsidR="009D4F35">
        <w:rPr>
          <w:rFonts w:ascii="Times New Roman" w:hAnsi="Times New Roman"/>
          <w:spacing w:val="-3"/>
          <w:sz w:val="22"/>
          <w:szCs w:val="22"/>
        </w:rPr>
        <w:t>upon</w:t>
      </w:r>
      <w:r w:rsidR="008B0289">
        <w:rPr>
          <w:rFonts w:ascii="Times New Roman" w:hAnsi="Times New Roman"/>
          <w:spacing w:val="-3"/>
          <w:sz w:val="22"/>
          <w:szCs w:val="22"/>
        </w:rPr>
        <w:t xml:space="preserve"> expiration of the “Fifth Renewal Term” (as defined under the Lease):</w:t>
      </w:r>
    </w:p>
    <w:p w14:paraId="7851111B" w14:textId="77777777" w:rsidR="00BF2F69" w:rsidRDefault="00BF2F69" w:rsidP="00A77E08">
      <w:pPr>
        <w:pStyle w:val="ListParagraph"/>
        <w:rPr>
          <w:rFonts w:ascii="Times New Roman" w:hAnsi="Times New Roman"/>
          <w:spacing w:val="-3"/>
          <w:sz w:val="22"/>
          <w:szCs w:val="22"/>
        </w:rPr>
      </w:pPr>
    </w:p>
    <w:p w14:paraId="443675C6" w14:textId="414492E4" w:rsidR="00BF2F69" w:rsidRPr="00BF2F69" w:rsidRDefault="00985226" w:rsidP="00A77E08">
      <w:pPr>
        <w:widowControl w:val="0"/>
        <w:suppressAutoHyphens/>
        <w:ind w:left="720"/>
        <w:jc w:val="both"/>
        <w:rPr>
          <w:rFonts w:ascii="Times New Roman" w:hAnsi="Times New Roman"/>
          <w:spacing w:val="-3"/>
          <w:sz w:val="22"/>
          <w:szCs w:val="22"/>
        </w:rPr>
      </w:pPr>
      <w:r>
        <w:rPr>
          <w:rFonts w:ascii="Times New Roman" w:hAnsi="Times New Roman"/>
          <w:spacing w:val="-3"/>
          <w:sz w:val="22"/>
          <w:szCs w:val="22"/>
        </w:rPr>
        <w:t>P</w:t>
      </w:r>
      <w:r w:rsidR="00BF2F69">
        <w:rPr>
          <w:rFonts w:ascii="Times New Roman" w:hAnsi="Times New Roman"/>
          <w:spacing w:val="-3"/>
          <w:sz w:val="22"/>
          <w:szCs w:val="22"/>
        </w:rPr>
        <w:t xml:space="preserve">rovided that the </w:t>
      </w:r>
      <w:r w:rsidR="009D4F35">
        <w:rPr>
          <w:rFonts w:ascii="Times New Roman" w:hAnsi="Times New Roman"/>
          <w:spacing w:val="-3"/>
          <w:sz w:val="22"/>
          <w:szCs w:val="22"/>
        </w:rPr>
        <w:t xml:space="preserve">Lessee </w:t>
      </w:r>
      <w:r w:rsidR="00BF2F69">
        <w:rPr>
          <w:rFonts w:ascii="Times New Roman" w:hAnsi="Times New Roman"/>
          <w:spacing w:val="-3"/>
          <w:sz w:val="22"/>
          <w:szCs w:val="22"/>
        </w:rPr>
        <w:t xml:space="preserve">is not in default in the performance of the Lease, </w:t>
      </w:r>
      <w:r w:rsidR="009D4F35">
        <w:rPr>
          <w:rFonts w:ascii="Times New Roman" w:hAnsi="Times New Roman"/>
          <w:spacing w:val="-3"/>
          <w:sz w:val="22"/>
          <w:szCs w:val="22"/>
        </w:rPr>
        <w:t>Less</w:t>
      </w:r>
      <w:r w:rsidR="00BF2F69">
        <w:rPr>
          <w:rFonts w:ascii="Times New Roman" w:hAnsi="Times New Roman"/>
          <w:spacing w:val="-3"/>
          <w:sz w:val="22"/>
          <w:szCs w:val="22"/>
        </w:rPr>
        <w:t>ee shall have one (1) option to extend the Lease for an additional three (3) year term</w:t>
      </w:r>
      <w:r w:rsidR="008F1C68">
        <w:rPr>
          <w:rFonts w:ascii="Times New Roman" w:hAnsi="Times New Roman"/>
          <w:spacing w:val="-3"/>
          <w:sz w:val="22"/>
          <w:szCs w:val="22"/>
        </w:rPr>
        <w:t xml:space="preserve"> commencing on the day immediately </w:t>
      </w:r>
      <w:r w:rsidR="009D4F35">
        <w:rPr>
          <w:rFonts w:ascii="Times New Roman" w:hAnsi="Times New Roman"/>
          <w:spacing w:val="-3"/>
          <w:sz w:val="22"/>
          <w:szCs w:val="22"/>
        </w:rPr>
        <w:t>following</w:t>
      </w:r>
      <w:r w:rsidR="008F1C68">
        <w:rPr>
          <w:rFonts w:ascii="Times New Roman" w:hAnsi="Times New Roman"/>
          <w:spacing w:val="-3"/>
          <w:sz w:val="22"/>
          <w:szCs w:val="22"/>
        </w:rPr>
        <w:t xml:space="preserve"> the expiration of the Fifth</w:t>
      </w:r>
      <w:r w:rsidR="009D4F35">
        <w:rPr>
          <w:rFonts w:ascii="Times New Roman" w:hAnsi="Times New Roman"/>
          <w:spacing w:val="-3"/>
          <w:sz w:val="22"/>
          <w:szCs w:val="22"/>
        </w:rPr>
        <w:t xml:space="preserve"> Renewal Term</w:t>
      </w:r>
      <w:r w:rsidR="00BF2F69">
        <w:rPr>
          <w:rFonts w:ascii="Times New Roman" w:hAnsi="Times New Roman"/>
          <w:spacing w:val="-3"/>
          <w:sz w:val="22"/>
          <w:szCs w:val="22"/>
        </w:rPr>
        <w:t xml:space="preserve"> (the “Sixth Renewal Term”).  All of the terms and conditions of the Lease, as amended by the First, Second, Third and Fourth </w:t>
      </w:r>
      <w:r w:rsidR="00B4282B">
        <w:rPr>
          <w:rFonts w:ascii="Times New Roman" w:hAnsi="Times New Roman"/>
          <w:spacing w:val="-3"/>
          <w:sz w:val="22"/>
          <w:szCs w:val="22"/>
        </w:rPr>
        <w:t xml:space="preserve">Addenda thereto and this Lease Assignment, shall apply during the Sixth Renewal Term, except that the monthly rental amount shall be negotiated between </w:t>
      </w:r>
      <w:r w:rsidR="009D4F35">
        <w:rPr>
          <w:rFonts w:ascii="Times New Roman" w:hAnsi="Times New Roman"/>
          <w:spacing w:val="-3"/>
          <w:sz w:val="22"/>
          <w:szCs w:val="22"/>
        </w:rPr>
        <w:t>Less</w:t>
      </w:r>
      <w:r w:rsidR="00B4282B">
        <w:rPr>
          <w:rFonts w:ascii="Times New Roman" w:hAnsi="Times New Roman"/>
          <w:spacing w:val="-3"/>
          <w:sz w:val="22"/>
          <w:szCs w:val="22"/>
        </w:rPr>
        <w:t>ee and Lessor</w:t>
      </w:r>
      <w:r>
        <w:rPr>
          <w:rFonts w:ascii="Times New Roman" w:hAnsi="Times New Roman"/>
          <w:spacing w:val="-3"/>
          <w:sz w:val="22"/>
          <w:szCs w:val="22"/>
        </w:rPr>
        <w:t xml:space="preserve"> (and any increase in such rental amount shall be consistent with the </w:t>
      </w:r>
      <w:ins w:id="0" w:author="Richard Pizitz" w:date="2020-06-18T12:31:00Z">
        <w:r w:rsidR="00C734F4" w:rsidRPr="00C734F4">
          <w:rPr>
            <w:rFonts w:ascii="Times New Roman" w:hAnsi="Times New Roman"/>
            <w:spacing w:val="-3"/>
            <w:sz w:val="22"/>
            <w:szCs w:val="22"/>
          </w:rPr>
          <w:t>Total Monthly Rental Payment (as defined in the Lease Agreement)</w:t>
        </w:r>
      </w:ins>
      <w:del w:id="1" w:author="Richard Pizitz" w:date="2020-06-18T12:31:00Z">
        <w:r w:rsidDel="00C734F4">
          <w:rPr>
            <w:rFonts w:ascii="Times New Roman" w:hAnsi="Times New Roman"/>
            <w:spacing w:val="-3"/>
            <w:sz w:val="22"/>
            <w:szCs w:val="22"/>
          </w:rPr>
          <w:delText>rent</w:delText>
        </w:r>
      </w:del>
      <w:r>
        <w:rPr>
          <w:rFonts w:ascii="Times New Roman" w:hAnsi="Times New Roman"/>
          <w:spacing w:val="-3"/>
          <w:sz w:val="22"/>
          <w:szCs w:val="22"/>
        </w:rPr>
        <w:t xml:space="preserve"> increases for the preceding renewal terms).  This option to renew shall be exercised by written notice given to Lessor by </w:t>
      </w:r>
      <w:r w:rsidR="009D4F35">
        <w:rPr>
          <w:rFonts w:ascii="Times New Roman" w:hAnsi="Times New Roman"/>
          <w:spacing w:val="-3"/>
          <w:sz w:val="22"/>
          <w:szCs w:val="22"/>
        </w:rPr>
        <w:t>Less</w:t>
      </w:r>
      <w:r>
        <w:rPr>
          <w:rFonts w:ascii="Times New Roman" w:hAnsi="Times New Roman"/>
          <w:spacing w:val="-3"/>
          <w:sz w:val="22"/>
          <w:szCs w:val="22"/>
        </w:rPr>
        <w:t>ee not less than sixty (60) days prior to the expiration of t</w:t>
      </w:r>
      <w:r w:rsidR="00B4282B">
        <w:rPr>
          <w:rFonts w:ascii="Times New Roman" w:hAnsi="Times New Roman"/>
          <w:spacing w:val="-3"/>
          <w:sz w:val="22"/>
          <w:szCs w:val="22"/>
        </w:rPr>
        <w:t>he Fifth Renewal Term</w:t>
      </w:r>
      <w:r>
        <w:rPr>
          <w:rFonts w:ascii="Times New Roman" w:hAnsi="Times New Roman"/>
          <w:spacing w:val="-3"/>
          <w:sz w:val="22"/>
          <w:szCs w:val="22"/>
        </w:rPr>
        <w:t>.  If notice is not given in the manner provided herein and within the time specified, the option granted herein shall terminate.</w:t>
      </w:r>
    </w:p>
    <w:p w14:paraId="5B9295D1" w14:textId="77777777" w:rsidR="00BC586E" w:rsidRPr="002C6903" w:rsidRDefault="00BC586E" w:rsidP="00BC586E">
      <w:pPr>
        <w:suppressAutoHyphens/>
        <w:jc w:val="both"/>
        <w:rPr>
          <w:rFonts w:ascii="Times New Roman" w:hAnsi="Times New Roman"/>
          <w:spacing w:val="-3"/>
          <w:sz w:val="22"/>
          <w:szCs w:val="22"/>
          <w:u w:val="single"/>
        </w:rPr>
      </w:pPr>
    </w:p>
    <w:p w14:paraId="218A4C78" w14:textId="77777777" w:rsidR="00BC586E" w:rsidRPr="002C6903" w:rsidRDefault="00BC586E" w:rsidP="00BC586E">
      <w:pPr>
        <w:widowControl w:val="0"/>
        <w:numPr>
          <w:ilvl w:val="0"/>
          <w:numId w:val="1"/>
        </w:numPr>
        <w:rPr>
          <w:rFonts w:ascii="Times New Roman" w:hAnsi="Times New Roman"/>
          <w:spacing w:val="-3"/>
          <w:sz w:val="22"/>
          <w:szCs w:val="22"/>
        </w:rPr>
      </w:pPr>
      <w:r w:rsidRPr="002C6903">
        <w:rPr>
          <w:rFonts w:ascii="Times New Roman" w:hAnsi="Times New Roman"/>
          <w:spacing w:val="-3"/>
          <w:sz w:val="22"/>
          <w:szCs w:val="22"/>
          <w:u w:val="single"/>
        </w:rPr>
        <w:t>COUNTERPART EXECUTION; AMENDMENT</w:t>
      </w:r>
      <w:r w:rsidRPr="002C6903">
        <w:rPr>
          <w:rFonts w:ascii="Times New Roman" w:hAnsi="Times New Roman"/>
          <w:spacing w:val="-3"/>
          <w:sz w:val="22"/>
          <w:szCs w:val="22"/>
        </w:rPr>
        <w:t>.  This Agreement may be executed in multiple counterparts and delivered by facsimile or electronic mail and, when so executed and delivered, each of which shall be deemed an original and all of which together shall constitute one and the same instrument.  The provisions of the Lease Assignment shall not be modified or amended except by an instrument in writing signed by all parties hereto.</w:t>
      </w:r>
    </w:p>
    <w:p w14:paraId="51A44D64" w14:textId="27B314B7" w:rsidR="00BC586E" w:rsidRDefault="00BC586E" w:rsidP="00BC586E">
      <w:pPr>
        <w:suppressAutoHyphens/>
        <w:jc w:val="center"/>
        <w:rPr>
          <w:rFonts w:ascii="Times New Roman" w:hAnsi="Times New Roman"/>
          <w:spacing w:val="-3"/>
          <w:sz w:val="22"/>
          <w:szCs w:val="22"/>
        </w:rPr>
      </w:pPr>
    </w:p>
    <w:p w14:paraId="1C2E84ED" w14:textId="3FAE46C6" w:rsidR="008F1C68" w:rsidRDefault="008F1C68" w:rsidP="00BC586E">
      <w:pPr>
        <w:suppressAutoHyphens/>
        <w:jc w:val="center"/>
        <w:rPr>
          <w:rFonts w:ascii="Times New Roman" w:hAnsi="Times New Roman"/>
          <w:spacing w:val="-3"/>
          <w:sz w:val="22"/>
          <w:szCs w:val="22"/>
        </w:rPr>
      </w:pPr>
    </w:p>
    <w:p w14:paraId="340FE487" w14:textId="77777777" w:rsidR="008F1C68" w:rsidRPr="002C6903" w:rsidRDefault="008F1C68" w:rsidP="00A77E08">
      <w:pPr>
        <w:suppressAutoHyphens/>
        <w:rPr>
          <w:rFonts w:ascii="Times New Roman" w:hAnsi="Times New Roman"/>
          <w:spacing w:val="-3"/>
          <w:sz w:val="22"/>
          <w:szCs w:val="22"/>
        </w:rPr>
      </w:pPr>
    </w:p>
    <w:p w14:paraId="6453B0D1" w14:textId="0AA87D66" w:rsidR="008F1C68" w:rsidRDefault="008F1C68" w:rsidP="00A77E08">
      <w:pPr>
        <w:spacing w:after="160" w:line="259" w:lineRule="auto"/>
        <w:jc w:val="center"/>
        <w:rPr>
          <w:rFonts w:ascii="Times New Roman" w:hAnsi="Times New Roman"/>
          <w:spacing w:val="-3"/>
          <w:sz w:val="22"/>
          <w:szCs w:val="22"/>
        </w:rPr>
      </w:pPr>
      <w:r>
        <w:rPr>
          <w:rFonts w:ascii="Times New Roman" w:hAnsi="Times New Roman"/>
          <w:spacing w:val="-3"/>
          <w:sz w:val="22"/>
          <w:szCs w:val="22"/>
        </w:rPr>
        <w:t>[Signatures on Following Page]</w:t>
      </w:r>
      <w:r w:rsidR="00985226">
        <w:rPr>
          <w:rFonts w:ascii="Times New Roman" w:hAnsi="Times New Roman"/>
          <w:spacing w:val="-3"/>
          <w:sz w:val="22"/>
          <w:szCs w:val="22"/>
        </w:rPr>
        <w:br w:type="page"/>
      </w:r>
    </w:p>
    <w:p w14:paraId="2739DF34" w14:textId="54711D66"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lastRenderedPageBreak/>
        <w:t xml:space="preserve">IN WITNESS WHEREOF, the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Parties&quot; lookupType=&quot;WKMTaxonomyNames&quot;/&gt; &#10;      &lt;/IBFGetMPInfoString&gt; &#10;     &lt;/Reference&gt; &#10;   &lt;/ContextInformation&gt;"/>
        </w:smartTagPr>
        <w:r w:rsidRPr="002C6903">
          <w:rPr>
            <w:rFonts w:ascii="Times New Roman" w:hAnsi="Times New Roman"/>
            <w:spacing w:val="-3"/>
            <w:sz w:val="22"/>
            <w:szCs w:val="22"/>
          </w:rPr>
          <w:t>parties</w:t>
        </w:r>
      </w:smartTag>
      <w:r w:rsidRPr="002C6903">
        <w:rPr>
          <w:rFonts w:ascii="Times New Roman" w:hAnsi="Times New Roman"/>
          <w:spacing w:val="-3"/>
          <w:sz w:val="22"/>
          <w:szCs w:val="22"/>
        </w:rPr>
        <w:t xml:space="preserve"> hereto have executed this Lease </w:t>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Assignment&quot; lookupType=&quot;WKMTaxonomyNames&quot;/&gt; &#10;      &lt;/IBFGetMPInfoString&gt; &#10;     &lt;/Reference&gt; &#10;   &lt;/ContextInformation&gt;"/>
        </w:smartTagPr>
        <w:r w:rsidRPr="002C6903">
          <w:rPr>
            <w:rFonts w:ascii="Times New Roman" w:hAnsi="Times New Roman"/>
            <w:spacing w:val="-3"/>
            <w:sz w:val="22"/>
            <w:szCs w:val="22"/>
          </w:rPr>
          <w:t>Assignment</w:t>
        </w:r>
      </w:smartTag>
      <w:r w:rsidRPr="002C6903">
        <w:rPr>
          <w:rFonts w:ascii="Times New Roman" w:hAnsi="Times New Roman"/>
          <w:spacing w:val="-3"/>
          <w:sz w:val="22"/>
          <w:szCs w:val="22"/>
        </w:rPr>
        <w:t xml:space="preserve"> as of the date first written above.</w:t>
      </w:r>
    </w:p>
    <w:p w14:paraId="4A63EAE8" w14:textId="77777777" w:rsidR="00BC586E" w:rsidRPr="002C6903" w:rsidRDefault="00BC586E" w:rsidP="00BC586E">
      <w:pPr>
        <w:suppressAutoHyphens/>
        <w:jc w:val="both"/>
        <w:rPr>
          <w:rFonts w:ascii="Times New Roman" w:hAnsi="Times New Roman"/>
          <w:spacing w:val="-3"/>
          <w:sz w:val="22"/>
          <w:szCs w:val="22"/>
        </w:rPr>
      </w:pPr>
    </w:p>
    <w:p w14:paraId="7637A6A3" w14:textId="77777777"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t>TYE HEBERT INVESTMENTS, L.L.C.</w:t>
      </w:r>
    </w:p>
    <w:p w14:paraId="5000ABAE" w14:textId="77777777" w:rsidR="00BC586E" w:rsidRPr="002C6903" w:rsidRDefault="00BC586E" w:rsidP="00BC586E">
      <w:pPr>
        <w:jc w:val="both"/>
        <w:rPr>
          <w:rFonts w:ascii="Times New Roman" w:hAnsi="Times New Roman"/>
          <w:spacing w:val="-3"/>
          <w:sz w:val="22"/>
          <w:szCs w:val="22"/>
        </w:rPr>
      </w:pP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p>
    <w:p w14:paraId="44C724C7" w14:textId="77777777" w:rsidR="00BC586E" w:rsidRPr="002C6903" w:rsidRDefault="00BC586E" w:rsidP="00BC586E">
      <w:pPr>
        <w:ind w:left="3600" w:firstLine="720"/>
        <w:jc w:val="both"/>
        <w:rPr>
          <w:rFonts w:ascii="Times New Roman" w:hAnsi="Times New Roman"/>
          <w:sz w:val="22"/>
          <w:szCs w:val="22"/>
        </w:rPr>
      </w:pPr>
      <w:r w:rsidRPr="002C6903">
        <w:rPr>
          <w:rFonts w:ascii="Times New Roman" w:hAnsi="Times New Roman"/>
          <w:spacing w:val="-3"/>
          <w:sz w:val="22"/>
          <w:szCs w:val="22"/>
        </w:rPr>
        <w:t xml:space="preserve">By: </w:t>
      </w:r>
      <w:proofErr w:type="spellStart"/>
      <w:r w:rsidRPr="002C6903">
        <w:rPr>
          <w:rFonts w:ascii="Times New Roman" w:hAnsi="Times New Roman"/>
          <w:sz w:val="22"/>
          <w:szCs w:val="22"/>
        </w:rPr>
        <w:t>Anjalex</w:t>
      </w:r>
      <w:proofErr w:type="spellEnd"/>
      <w:r w:rsidRPr="002C6903">
        <w:rPr>
          <w:rFonts w:ascii="Times New Roman" w:hAnsi="Times New Roman"/>
          <w:sz w:val="22"/>
          <w:szCs w:val="22"/>
        </w:rPr>
        <w:t xml:space="preserve"> Investments, LLC</w:t>
      </w:r>
    </w:p>
    <w:p w14:paraId="26DAB5B8" w14:textId="77777777" w:rsidR="00BC586E" w:rsidRPr="002C6903" w:rsidRDefault="00BC586E" w:rsidP="00BC586E">
      <w:pPr>
        <w:jc w:val="both"/>
        <w:rPr>
          <w:rFonts w:ascii="Times New Roman" w:hAnsi="Times New Roman"/>
          <w:sz w:val="22"/>
          <w:szCs w:val="22"/>
        </w:rPr>
      </w:pP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t>Its Member</w:t>
      </w:r>
    </w:p>
    <w:p w14:paraId="2F7A1C00" w14:textId="77777777" w:rsidR="00BC586E" w:rsidRPr="002C6903" w:rsidRDefault="00BC586E" w:rsidP="00BC586E">
      <w:pPr>
        <w:ind w:left="3600"/>
        <w:jc w:val="both"/>
        <w:rPr>
          <w:rFonts w:ascii="Times New Roman" w:hAnsi="Times New Roman"/>
          <w:sz w:val="22"/>
          <w:szCs w:val="22"/>
        </w:rPr>
      </w:pPr>
    </w:p>
    <w:p w14:paraId="7A9102C4" w14:textId="77777777" w:rsidR="00BC586E" w:rsidRPr="002C6903" w:rsidRDefault="00BC586E" w:rsidP="00BC586E">
      <w:pPr>
        <w:ind w:left="3600"/>
        <w:jc w:val="both"/>
        <w:rPr>
          <w:rFonts w:ascii="Times New Roman" w:hAnsi="Times New Roman"/>
          <w:sz w:val="22"/>
          <w:szCs w:val="22"/>
        </w:rPr>
      </w:pPr>
      <w:r w:rsidRPr="002C6903">
        <w:rPr>
          <w:rFonts w:ascii="Times New Roman" w:hAnsi="Times New Roman"/>
          <w:sz w:val="22"/>
          <w:szCs w:val="22"/>
        </w:rPr>
        <w:t xml:space="preserve">   </w:t>
      </w:r>
      <w:r w:rsidRPr="002C6903">
        <w:rPr>
          <w:rFonts w:ascii="Times New Roman" w:hAnsi="Times New Roman"/>
          <w:sz w:val="22"/>
          <w:szCs w:val="22"/>
        </w:rPr>
        <w:tab/>
        <w:t>By: ________________________________________</w:t>
      </w:r>
      <w:r w:rsidRPr="002C6903">
        <w:rPr>
          <w:rFonts w:ascii="Times New Roman" w:hAnsi="Times New Roman"/>
          <w:sz w:val="22"/>
          <w:szCs w:val="22"/>
          <w:bdr w:val="single" w:sz="4" w:space="0" w:color="auto"/>
        </w:rPr>
        <w:t xml:space="preserve">                                                                                       </w:t>
      </w:r>
    </w:p>
    <w:p w14:paraId="28240015" w14:textId="77777777" w:rsidR="00BC586E" w:rsidRPr="002C6903" w:rsidRDefault="00BC586E" w:rsidP="00BC586E">
      <w:pPr>
        <w:jc w:val="both"/>
        <w:rPr>
          <w:rFonts w:ascii="Times New Roman" w:hAnsi="Times New Roman"/>
          <w:sz w:val="22"/>
          <w:szCs w:val="22"/>
        </w:rPr>
      </w:pP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t xml:space="preserve">John Duvieilh, Executor of the Estate of </w:t>
      </w:r>
    </w:p>
    <w:p w14:paraId="0823E83E" w14:textId="77777777" w:rsidR="00BC586E" w:rsidRPr="002C6903" w:rsidRDefault="00BC586E" w:rsidP="00BC586E">
      <w:pPr>
        <w:jc w:val="both"/>
        <w:rPr>
          <w:rFonts w:ascii="Times New Roman" w:hAnsi="Times New Roman"/>
          <w:sz w:val="22"/>
          <w:szCs w:val="22"/>
        </w:rPr>
      </w:pP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t>Robert Dunn</w:t>
      </w:r>
    </w:p>
    <w:p w14:paraId="6491585B" w14:textId="00BBB592" w:rsidR="00BC586E" w:rsidRDefault="00BC586E" w:rsidP="00BC586E">
      <w:pPr>
        <w:jc w:val="both"/>
        <w:rPr>
          <w:rFonts w:ascii="Times New Roman" w:hAnsi="Times New Roman"/>
          <w:sz w:val="22"/>
          <w:szCs w:val="22"/>
        </w:rPr>
      </w:pP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t xml:space="preserve">             Its Sole Member</w:t>
      </w:r>
    </w:p>
    <w:p w14:paraId="25BC5B48" w14:textId="7B164669" w:rsidR="00BC586E"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 xml:space="preserve"> </w:t>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p>
    <w:p w14:paraId="20982840" w14:textId="77777777" w:rsidR="008F1C68" w:rsidRPr="002C6903" w:rsidRDefault="008F1C68" w:rsidP="00BC586E">
      <w:pPr>
        <w:suppressAutoHyphens/>
        <w:jc w:val="both"/>
        <w:rPr>
          <w:rFonts w:ascii="Times New Roman" w:hAnsi="Times New Roman"/>
          <w:spacing w:val="-3"/>
          <w:sz w:val="22"/>
          <w:szCs w:val="22"/>
        </w:rPr>
      </w:pPr>
    </w:p>
    <w:p w14:paraId="051FCB16" w14:textId="77777777" w:rsidR="00BC586E" w:rsidRPr="002C6903" w:rsidRDefault="00BC586E" w:rsidP="00BC586E">
      <w:pPr>
        <w:suppressAutoHyphens/>
        <w:jc w:val="both"/>
        <w:rPr>
          <w:rFonts w:ascii="Times New Roman" w:hAnsi="Times New Roman"/>
          <w:spacing w:val="-3"/>
          <w:sz w:val="22"/>
          <w:szCs w:val="22"/>
        </w:rPr>
      </w:pP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t>LAFAYETTE COOKIES AND CREAM, LLC</w:t>
      </w:r>
    </w:p>
    <w:p w14:paraId="44756991" w14:textId="77777777" w:rsidR="00BC586E" w:rsidRPr="002C6903" w:rsidRDefault="00BC586E" w:rsidP="00BC586E">
      <w:pPr>
        <w:suppressAutoHyphens/>
        <w:jc w:val="both"/>
        <w:rPr>
          <w:rFonts w:ascii="Times New Roman" w:hAnsi="Times New Roman"/>
          <w:spacing w:val="-3"/>
          <w:sz w:val="22"/>
          <w:szCs w:val="22"/>
        </w:rPr>
      </w:pPr>
    </w:p>
    <w:p w14:paraId="675FB6E4" w14:textId="77777777" w:rsidR="00BC586E" w:rsidRPr="002C6903" w:rsidRDefault="00BC586E" w:rsidP="00BC586E">
      <w:pPr>
        <w:tabs>
          <w:tab w:val="left" w:pos="720"/>
          <w:tab w:val="left" w:pos="1440"/>
          <w:tab w:val="left" w:pos="2160"/>
          <w:tab w:val="left" w:pos="2880"/>
          <w:tab w:val="left" w:pos="3600"/>
          <w:tab w:val="left" w:pos="4320"/>
          <w:tab w:val="right" w:pos="9360"/>
        </w:tabs>
        <w:suppressAutoHyphens/>
        <w:jc w:val="both"/>
        <w:rPr>
          <w:rFonts w:ascii="Times New Roman" w:hAnsi="Times New Roman"/>
          <w:spacing w:val="-3"/>
          <w:sz w:val="22"/>
          <w:szCs w:val="22"/>
        </w:rPr>
      </w:pP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t>By:</w:t>
      </w:r>
      <w:r w:rsidRPr="002C6903">
        <w:rPr>
          <w:rFonts w:ascii="Times New Roman" w:hAnsi="Times New Roman"/>
          <w:spacing w:val="-3"/>
          <w:sz w:val="22"/>
          <w:szCs w:val="22"/>
          <w:u w:val="single"/>
        </w:rPr>
        <w:tab/>
      </w:r>
    </w:p>
    <w:p w14:paraId="5DF83326" w14:textId="77777777" w:rsidR="00BC586E" w:rsidRPr="002C6903" w:rsidRDefault="00BC586E" w:rsidP="00BC586E">
      <w:pPr>
        <w:tabs>
          <w:tab w:val="left" w:pos="720"/>
          <w:tab w:val="left" w:pos="1440"/>
          <w:tab w:val="left" w:pos="2160"/>
          <w:tab w:val="left" w:pos="2880"/>
          <w:tab w:val="left" w:pos="3600"/>
          <w:tab w:val="left" w:pos="4320"/>
          <w:tab w:val="right" w:pos="9360"/>
        </w:tabs>
        <w:suppressAutoHyphens/>
        <w:jc w:val="both"/>
        <w:rPr>
          <w:rFonts w:ascii="Times New Roman" w:hAnsi="Times New Roman"/>
          <w:spacing w:val="-3"/>
          <w:sz w:val="22"/>
          <w:szCs w:val="22"/>
        </w:rPr>
      </w:pP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smartTag w:uri="http://schemas.microsoft.com/InformationBridge/2004" w:element="reference">
        <w:smartTagPr>
          <w:attr w:name="data" w:val="&#10;   &lt;ContextInformation &#10;    xmlns:xsd=&quot;http://www.w3.org/2001/XMLSchema&quot; &#10;    xmlns:xsi=&quot;http://www.w3.org/2001/XMLSchema-instance&quot; &#10;    MetadataScopeName=&quot;http://tempuri.org&quot; &#10;    EntityName=&quot;WKMTaxonomyNames&quot; &#10;    ViewName=&quot;WKMTaxonomyNamesView&quot; &#10;    ReferenceSchemaName=&quot;IBFGetMPInfoString (http://tempuri.org/)&quot;  &#10;    xmlns=&quot;http://schemas.microsoft.com/InformationBridge/2004/ContextInformation&quot;&gt; &#10;     &lt;Reference&gt; &#10;      &lt;IBFGetMPInfoString &#10;       xmlns=&quot;http://tempuri.org/&quot; &#10;       d2p1:MetadataScopeName=&quot;http://tempuri.org&quot; &#10;       d2p1:EntityName=&quot;WKMTaxonomyNames&quot; &#10;       d2p1:ViewName=&quot;WKMTaxonomyNamesView&quot; &#10;       d2p1:ReferenceSchemaName=&quot;IBFGetMPInfoString (http://tempuri.org/)&quot;     &#10;       xmlns:d2p1=&quot;http://schemas.microsoft.com/InformationBridge/2004&quot;&gt; &#10;        &lt;inValue lookupValue=&quot;RNWKMTaxonomyNames.Name&quot; lookupType=&quot;WKMTaxonomyNames&quot;/&gt; &#10;      &lt;/IBFGetMPInfoString&gt; &#10;     &lt;/Reference&gt; &#10;   &lt;/ContextInformation&gt;"/>
        </w:smartTagPr>
        <w:r w:rsidRPr="002C6903">
          <w:rPr>
            <w:rFonts w:ascii="Times New Roman" w:hAnsi="Times New Roman"/>
            <w:spacing w:val="-3"/>
            <w:sz w:val="22"/>
            <w:szCs w:val="22"/>
          </w:rPr>
          <w:t>Name</w:t>
        </w:r>
      </w:smartTag>
      <w:r w:rsidRPr="002C6903">
        <w:rPr>
          <w:rFonts w:ascii="Times New Roman" w:hAnsi="Times New Roman"/>
          <w:spacing w:val="-3"/>
          <w:sz w:val="22"/>
          <w:szCs w:val="22"/>
        </w:rPr>
        <w:t xml:space="preserve">: </w:t>
      </w:r>
      <w:r w:rsidRPr="002C6903">
        <w:rPr>
          <w:rFonts w:ascii="Times New Roman" w:hAnsi="Times New Roman"/>
          <w:spacing w:val="-3"/>
          <w:sz w:val="22"/>
          <w:szCs w:val="22"/>
          <w:u w:val="single"/>
        </w:rPr>
        <w:tab/>
      </w:r>
    </w:p>
    <w:p w14:paraId="15CF2F58" w14:textId="77777777" w:rsidR="00BC586E" w:rsidRPr="002C6903" w:rsidRDefault="00BC586E" w:rsidP="00BC586E">
      <w:pPr>
        <w:tabs>
          <w:tab w:val="left" w:pos="720"/>
          <w:tab w:val="left" w:pos="1440"/>
          <w:tab w:val="left" w:pos="2160"/>
          <w:tab w:val="left" w:pos="2880"/>
          <w:tab w:val="left" w:pos="3600"/>
          <w:tab w:val="left" w:pos="4320"/>
          <w:tab w:val="right" w:pos="9360"/>
        </w:tabs>
        <w:suppressAutoHyphens/>
        <w:jc w:val="both"/>
        <w:rPr>
          <w:rFonts w:ascii="Times New Roman" w:hAnsi="Times New Roman"/>
          <w:spacing w:val="-3"/>
          <w:sz w:val="22"/>
          <w:szCs w:val="22"/>
          <w:u w:val="single"/>
        </w:rPr>
      </w:pP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r>
      <w:r w:rsidRPr="002C6903">
        <w:rPr>
          <w:rFonts w:ascii="Times New Roman" w:hAnsi="Times New Roman"/>
          <w:spacing w:val="-3"/>
          <w:sz w:val="22"/>
          <w:szCs w:val="22"/>
        </w:rPr>
        <w:tab/>
        <w:t xml:space="preserve">            Its:</w:t>
      </w:r>
      <w:r w:rsidRPr="002C6903">
        <w:rPr>
          <w:rFonts w:ascii="Times New Roman" w:hAnsi="Times New Roman"/>
          <w:spacing w:val="-3"/>
          <w:sz w:val="22"/>
          <w:szCs w:val="22"/>
          <w:u w:val="single"/>
        </w:rPr>
        <w:tab/>
      </w:r>
    </w:p>
    <w:p w14:paraId="48580415" w14:textId="084CEDB4" w:rsidR="00BC586E" w:rsidRDefault="00BC586E" w:rsidP="00BC586E">
      <w:pPr>
        <w:pStyle w:val="Header"/>
        <w:tabs>
          <w:tab w:val="clear" w:pos="4320"/>
          <w:tab w:val="clear" w:pos="8640"/>
        </w:tabs>
        <w:jc w:val="both"/>
        <w:rPr>
          <w:rFonts w:ascii="Times New Roman" w:hAnsi="Times New Roman"/>
          <w:b/>
          <w:sz w:val="22"/>
          <w:szCs w:val="22"/>
        </w:rPr>
      </w:pPr>
    </w:p>
    <w:p w14:paraId="0A47CCB0" w14:textId="77777777" w:rsidR="008F1C68" w:rsidRPr="002C6903" w:rsidRDefault="008F1C68" w:rsidP="00BC586E">
      <w:pPr>
        <w:pStyle w:val="Header"/>
        <w:tabs>
          <w:tab w:val="clear" w:pos="4320"/>
          <w:tab w:val="clear" w:pos="8640"/>
        </w:tabs>
        <w:jc w:val="both"/>
        <w:rPr>
          <w:rFonts w:ascii="Times New Roman" w:hAnsi="Times New Roman"/>
          <w:b/>
          <w:sz w:val="22"/>
          <w:szCs w:val="22"/>
        </w:rPr>
      </w:pPr>
    </w:p>
    <w:p w14:paraId="46BD46EB" w14:textId="77777777" w:rsidR="002C6903" w:rsidRPr="002C6903" w:rsidRDefault="002C6903" w:rsidP="002C6903">
      <w:pPr>
        <w:widowControl w:val="0"/>
        <w:suppressAutoHyphens/>
        <w:autoSpaceDE w:val="0"/>
        <w:autoSpaceDN w:val="0"/>
        <w:adjustRightInd w:val="0"/>
        <w:ind w:left="3600" w:firstLine="720"/>
        <w:jc w:val="both"/>
        <w:rPr>
          <w:rFonts w:ascii="Times New Roman" w:hAnsi="Times New Roman"/>
          <w:sz w:val="22"/>
          <w:szCs w:val="22"/>
        </w:rPr>
      </w:pPr>
      <w:r w:rsidRPr="002C6903">
        <w:rPr>
          <w:rFonts w:ascii="Times New Roman" w:hAnsi="Times New Roman"/>
          <w:sz w:val="22"/>
          <w:szCs w:val="22"/>
        </w:rPr>
        <w:t>BELLE REALTY OF LAFAYETTE, L.L.C.</w:t>
      </w:r>
    </w:p>
    <w:p w14:paraId="665671A5" w14:textId="77777777" w:rsidR="002C6903" w:rsidRPr="002C6903" w:rsidRDefault="002C6903" w:rsidP="002C6903">
      <w:pPr>
        <w:jc w:val="both"/>
        <w:rPr>
          <w:rFonts w:ascii="Times New Roman" w:hAnsi="Times New Roman"/>
          <w:sz w:val="22"/>
          <w:szCs w:val="22"/>
        </w:rPr>
      </w:pPr>
    </w:p>
    <w:p w14:paraId="1D52C3B3" w14:textId="77777777" w:rsidR="002C6903" w:rsidRPr="002C6903" w:rsidRDefault="002C6903" w:rsidP="002C6903">
      <w:pPr>
        <w:widowControl w:val="0"/>
        <w:suppressAutoHyphens/>
        <w:autoSpaceDE w:val="0"/>
        <w:autoSpaceDN w:val="0"/>
        <w:adjustRightInd w:val="0"/>
        <w:jc w:val="both"/>
        <w:rPr>
          <w:rFonts w:ascii="Times New Roman" w:hAnsi="Times New Roman"/>
          <w:sz w:val="22"/>
          <w:szCs w:val="22"/>
        </w:rPr>
      </w:pPr>
      <w:r w:rsidRPr="002C6903">
        <w:rPr>
          <w:rFonts w:ascii="Times New Roman" w:hAnsi="Times New Roman"/>
          <w:sz w:val="22"/>
          <w:szCs w:val="22"/>
        </w:rPr>
        <w:t xml:space="preserve"> </w:t>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pacing w:val="-2"/>
          <w:sz w:val="22"/>
          <w:szCs w:val="22"/>
        </w:rPr>
        <w:t xml:space="preserve">By:  </w:t>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z w:val="22"/>
          <w:szCs w:val="22"/>
        </w:rPr>
        <w:t xml:space="preserve">  </w:t>
      </w:r>
    </w:p>
    <w:p w14:paraId="0B2A6E11" w14:textId="77777777" w:rsidR="002C6903" w:rsidRPr="002C6903" w:rsidRDefault="002C6903" w:rsidP="002C6903">
      <w:pPr>
        <w:widowControl w:val="0"/>
        <w:suppressAutoHyphens/>
        <w:autoSpaceDE w:val="0"/>
        <w:autoSpaceDN w:val="0"/>
        <w:adjustRightInd w:val="0"/>
        <w:jc w:val="both"/>
        <w:rPr>
          <w:rFonts w:ascii="Times New Roman" w:hAnsi="Times New Roman"/>
          <w:spacing w:val="-2"/>
          <w:sz w:val="22"/>
          <w:szCs w:val="22"/>
          <w:u w:val="single"/>
        </w:rPr>
      </w:pP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z w:val="22"/>
          <w:szCs w:val="22"/>
        </w:rPr>
        <w:tab/>
      </w:r>
      <w:r w:rsidRPr="002C6903">
        <w:rPr>
          <w:rFonts w:ascii="Times New Roman" w:hAnsi="Times New Roman"/>
          <w:spacing w:val="-2"/>
          <w:sz w:val="22"/>
          <w:szCs w:val="22"/>
        </w:rPr>
        <w:t>Name:</w:t>
      </w:r>
      <w:r w:rsidRPr="002C6903">
        <w:rPr>
          <w:rFonts w:ascii="Times New Roman" w:hAnsi="Times New Roman"/>
          <w:spacing w:val="-2"/>
          <w:sz w:val="22"/>
          <w:szCs w:val="22"/>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p>
    <w:p w14:paraId="75CD32F3" w14:textId="77777777" w:rsidR="002C6903" w:rsidRPr="002C6903" w:rsidRDefault="002C6903" w:rsidP="002C6903">
      <w:pPr>
        <w:widowControl w:val="0"/>
        <w:suppressAutoHyphens/>
        <w:autoSpaceDE w:val="0"/>
        <w:autoSpaceDN w:val="0"/>
        <w:adjustRightInd w:val="0"/>
        <w:jc w:val="both"/>
        <w:rPr>
          <w:rFonts w:ascii="Times New Roman" w:hAnsi="Times New Roman"/>
          <w:spacing w:val="-2"/>
          <w:sz w:val="22"/>
          <w:szCs w:val="22"/>
          <w:u w:val="single"/>
        </w:rPr>
      </w:pPr>
      <w:r w:rsidRPr="002C6903">
        <w:rPr>
          <w:rFonts w:ascii="Times New Roman" w:hAnsi="Times New Roman"/>
          <w:spacing w:val="-2"/>
          <w:sz w:val="22"/>
          <w:szCs w:val="22"/>
        </w:rPr>
        <w:tab/>
      </w:r>
      <w:r w:rsidRPr="002C6903">
        <w:rPr>
          <w:rFonts w:ascii="Times New Roman" w:hAnsi="Times New Roman"/>
          <w:spacing w:val="-2"/>
          <w:sz w:val="22"/>
          <w:szCs w:val="22"/>
        </w:rPr>
        <w:tab/>
      </w:r>
      <w:r w:rsidRPr="002C6903">
        <w:rPr>
          <w:rFonts w:ascii="Times New Roman" w:hAnsi="Times New Roman"/>
          <w:spacing w:val="-2"/>
          <w:sz w:val="22"/>
          <w:szCs w:val="22"/>
        </w:rPr>
        <w:tab/>
      </w:r>
      <w:r w:rsidRPr="002C6903">
        <w:rPr>
          <w:rFonts w:ascii="Times New Roman" w:hAnsi="Times New Roman"/>
          <w:spacing w:val="-2"/>
          <w:sz w:val="22"/>
          <w:szCs w:val="22"/>
        </w:rPr>
        <w:tab/>
      </w:r>
      <w:r w:rsidRPr="002C6903">
        <w:rPr>
          <w:rFonts w:ascii="Times New Roman" w:hAnsi="Times New Roman"/>
          <w:spacing w:val="-2"/>
          <w:sz w:val="22"/>
          <w:szCs w:val="22"/>
        </w:rPr>
        <w:tab/>
      </w:r>
      <w:r w:rsidRPr="002C6903">
        <w:rPr>
          <w:rFonts w:ascii="Times New Roman" w:hAnsi="Times New Roman"/>
          <w:spacing w:val="-2"/>
          <w:sz w:val="22"/>
          <w:szCs w:val="22"/>
        </w:rPr>
        <w:tab/>
      </w:r>
      <w:r w:rsidRPr="002C6903">
        <w:rPr>
          <w:rFonts w:ascii="Times New Roman" w:hAnsi="Times New Roman"/>
          <w:spacing w:val="-2"/>
          <w:sz w:val="22"/>
          <w:szCs w:val="22"/>
        </w:rPr>
        <w:tab/>
        <w:t xml:space="preserve">Its:  </w:t>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r w:rsidRPr="002C6903">
        <w:rPr>
          <w:rFonts w:ascii="Times New Roman" w:hAnsi="Times New Roman"/>
          <w:spacing w:val="-2"/>
          <w:sz w:val="22"/>
          <w:szCs w:val="22"/>
          <w:u w:val="single"/>
        </w:rPr>
        <w:tab/>
      </w:r>
    </w:p>
    <w:p w14:paraId="38D6C81E" w14:textId="0C979997" w:rsidR="00455E7A" w:rsidRPr="002C6903" w:rsidRDefault="002C6903" w:rsidP="002C6903">
      <w:pPr>
        <w:widowControl w:val="0"/>
        <w:suppressAutoHyphens/>
        <w:autoSpaceDE w:val="0"/>
        <w:autoSpaceDN w:val="0"/>
        <w:adjustRightInd w:val="0"/>
        <w:ind w:left="3600" w:firstLine="720"/>
        <w:jc w:val="both"/>
        <w:rPr>
          <w:rFonts w:ascii="Times New Roman" w:eastAsiaTheme="minorHAnsi" w:hAnsi="Times New Roman"/>
          <w:sz w:val="22"/>
          <w:szCs w:val="22"/>
        </w:rPr>
      </w:pPr>
      <w:r w:rsidRPr="002C6903">
        <w:rPr>
          <w:rFonts w:ascii="Times New Roman" w:hAnsi="Times New Roman"/>
          <w:sz w:val="22"/>
          <w:szCs w:val="22"/>
        </w:rPr>
        <w:tab/>
      </w:r>
    </w:p>
    <w:sectPr w:rsidR="00455E7A" w:rsidRPr="002C6903" w:rsidSect="00BC586E">
      <w:footerReference w:type="default" r:id="rId7"/>
      <w:footerReference w:type="first" r:id="rId8"/>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7ACFC7" w14:textId="77777777" w:rsidR="00E739A9" w:rsidRDefault="00E739A9" w:rsidP="00410AB6">
      <w:r>
        <w:separator/>
      </w:r>
    </w:p>
  </w:endnote>
  <w:endnote w:type="continuationSeparator" w:id="0">
    <w:p w14:paraId="68E9A68E" w14:textId="77777777" w:rsidR="00E739A9" w:rsidRDefault="00E739A9" w:rsidP="00410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69233032"/>
      <w:docPartObj>
        <w:docPartGallery w:val="Page Numbers (Bottom of Page)"/>
        <w:docPartUnique/>
      </w:docPartObj>
    </w:sdtPr>
    <w:sdtEndPr>
      <w:rPr>
        <w:rFonts w:ascii="Times New Roman" w:hAnsi="Times New Roman"/>
        <w:noProof/>
        <w:sz w:val="22"/>
        <w:szCs w:val="22"/>
      </w:rPr>
    </w:sdtEndPr>
    <w:sdtContent>
      <w:p w14:paraId="1C83323A" w14:textId="2D26D176" w:rsidR="00410AB6" w:rsidRPr="00410AB6" w:rsidRDefault="00410AB6">
        <w:pPr>
          <w:pStyle w:val="Footer"/>
          <w:jc w:val="center"/>
          <w:rPr>
            <w:rFonts w:ascii="Times New Roman" w:hAnsi="Times New Roman"/>
            <w:sz w:val="22"/>
            <w:szCs w:val="22"/>
          </w:rPr>
        </w:pPr>
        <w:r w:rsidRPr="00410AB6">
          <w:rPr>
            <w:rFonts w:ascii="Times New Roman" w:hAnsi="Times New Roman"/>
            <w:sz w:val="22"/>
            <w:szCs w:val="22"/>
          </w:rPr>
          <w:fldChar w:fldCharType="begin"/>
        </w:r>
        <w:r w:rsidRPr="00410AB6">
          <w:rPr>
            <w:rFonts w:ascii="Times New Roman" w:hAnsi="Times New Roman"/>
            <w:sz w:val="22"/>
            <w:szCs w:val="22"/>
          </w:rPr>
          <w:instrText xml:space="preserve"> PAGE   \* MERGEFORMAT </w:instrText>
        </w:r>
        <w:r w:rsidRPr="00410AB6">
          <w:rPr>
            <w:rFonts w:ascii="Times New Roman" w:hAnsi="Times New Roman"/>
            <w:sz w:val="22"/>
            <w:szCs w:val="22"/>
          </w:rPr>
          <w:fldChar w:fldCharType="separate"/>
        </w:r>
        <w:r w:rsidRPr="00410AB6">
          <w:rPr>
            <w:rFonts w:ascii="Times New Roman" w:hAnsi="Times New Roman"/>
            <w:noProof/>
            <w:sz w:val="22"/>
            <w:szCs w:val="22"/>
          </w:rPr>
          <w:t>2</w:t>
        </w:r>
        <w:r w:rsidRPr="00410AB6">
          <w:rPr>
            <w:rFonts w:ascii="Times New Roman" w:hAnsi="Times New Roman"/>
            <w:noProof/>
            <w:sz w:val="22"/>
            <w:szCs w:val="22"/>
          </w:rPr>
          <w:fldChar w:fldCharType="end"/>
        </w:r>
      </w:p>
    </w:sdtContent>
  </w:sdt>
  <w:p w14:paraId="0DFE6CEE" w14:textId="77777777" w:rsidR="00410AB6" w:rsidRDefault="00410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16D8C" w14:textId="74F8DB83" w:rsidR="0089023C" w:rsidRDefault="00E739A9">
    <w:pPr>
      <w:pStyle w:val="Footer"/>
      <w:framePr w:w="5272" w:wrap="around" w:vAnchor="text" w:hAnchor="page" w:x="1305" w:y="5"/>
      <w:rPr>
        <w:rStyle w:val="PageNumber"/>
        <w:sz w:val="22"/>
        <w:szCs w:val="22"/>
      </w:rPr>
    </w:pPr>
  </w:p>
  <w:p w14:paraId="12F47E7C" w14:textId="77777777" w:rsidR="0089023C" w:rsidRDefault="00E739A9">
    <w:pPr>
      <w:pStyle w:val="Footer"/>
      <w:rPr>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058121" w14:textId="77777777" w:rsidR="00E739A9" w:rsidRDefault="00E739A9" w:rsidP="00410AB6">
      <w:r>
        <w:separator/>
      </w:r>
    </w:p>
  </w:footnote>
  <w:footnote w:type="continuationSeparator" w:id="0">
    <w:p w14:paraId="5F70DADD" w14:textId="77777777" w:rsidR="00E739A9" w:rsidRDefault="00E739A9" w:rsidP="00410A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C7638BB"/>
    <w:multiLevelType w:val="multilevel"/>
    <w:tmpl w:val="221E1F22"/>
    <w:lvl w:ilvl="0">
      <w:start w:val="1"/>
      <w:numFmt w:val="decimal"/>
      <w:lvlText w:val="%1."/>
      <w:lvlJc w:val="left"/>
      <w:pPr>
        <w:tabs>
          <w:tab w:val="num" w:pos="720"/>
        </w:tabs>
        <w:ind w:left="0" w:firstLine="0"/>
      </w:pPr>
      <w:rPr>
        <w:b w:val="0"/>
        <w:i w:val="0"/>
        <w:caps w:val="0"/>
        <w:smallCaps w:val="0"/>
        <w:sz w:val="24"/>
        <w:u w:val="none"/>
      </w:rPr>
    </w:lvl>
    <w:lvl w:ilvl="1">
      <w:start w:val="1"/>
      <w:numFmt w:val="lowerLetter"/>
      <w:lvlText w:val="(%2)"/>
      <w:lvlJc w:val="left"/>
      <w:pPr>
        <w:tabs>
          <w:tab w:val="num" w:pos="720"/>
        </w:tabs>
        <w:ind w:left="0" w:firstLine="0"/>
      </w:pPr>
      <w:rPr>
        <w:b w:val="0"/>
        <w:i w:val="0"/>
        <w:caps w:val="0"/>
        <w:smallCaps w:val="0"/>
        <w:sz w:val="24"/>
        <w:u w:val="none"/>
      </w:rPr>
    </w:lvl>
    <w:lvl w:ilvl="2">
      <w:start w:val="1"/>
      <w:numFmt w:val="lowerRoman"/>
      <w:lvlText w:val=""/>
      <w:lvlJc w:val="left"/>
      <w:pPr>
        <w:tabs>
          <w:tab w:val="num" w:pos="1080"/>
        </w:tabs>
        <w:ind w:left="1080" w:hanging="360"/>
      </w:pPr>
    </w:lvl>
    <w:lvl w:ilvl="3">
      <w:start w:val="1"/>
      <w:numFmt w:val="decimal"/>
      <w:lvlText w:val=""/>
      <w:lvlJc w:val="left"/>
      <w:pPr>
        <w:tabs>
          <w:tab w:val="num" w:pos="1440"/>
        </w:tabs>
        <w:ind w:left="1440" w:hanging="360"/>
      </w:pPr>
    </w:lvl>
    <w:lvl w:ilvl="4">
      <w:start w:val="1"/>
      <w:numFmt w:val="lowerLetter"/>
      <w:lvlText w:val=""/>
      <w:lvlJc w:val="left"/>
      <w:pPr>
        <w:tabs>
          <w:tab w:val="num" w:pos="1800"/>
        </w:tabs>
        <w:ind w:left="1800" w:hanging="360"/>
      </w:pPr>
    </w:lvl>
    <w:lvl w:ilvl="5">
      <w:start w:val="1"/>
      <w:numFmt w:val="lowerRoman"/>
      <w:lvlText w:val=""/>
      <w:lvlJc w:val="left"/>
      <w:pPr>
        <w:tabs>
          <w:tab w:val="num" w:pos="2160"/>
        </w:tabs>
        <w:ind w:left="2160" w:hanging="360"/>
      </w:pPr>
    </w:lvl>
    <w:lvl w:ilvl="6">
      <w:start w:val="1"/>
      <w:numFmt w:val="decimal"/>
      <w:lvlText w:val=""/>
      <w:lvlJc w:val="left"/>
      <w:pPr>
        <w:tabs>
          <w:tab w:val="num" w:pos="2520"/>
        </w:tabs>
        <w:ind w:left="2520" w:hanging="360"/>
      </w:pPr>
    </w:lvl>
    <w:lvl w:ilvl="7">
      <w:start w:val="1"/>
      <w:numFmt w:val="lowerLetter"/>
      <w:lvlText w:val=""/>
      <w:lvlJc w:val="left"/>
      <w:pPr>
        <w:tabs>
          <w:tab w:val="num" w:pos="2880"/>
        </w:tabs>
        <w:ind w:left="2880" w:hanging="360"/>
      </w:pPr>
    </w:lvl>
    <w:lvl w:ilvl="8">
      <w:start w:val="1"/>
      <w:numFmt w:val="lowerRoman"/>
      <w:lvlText w:val="1"/>
      <w:lvlJc w:val="left"/>
      <w:pPr>
        <w:tabs>
          <w:tab w:val="num" w:pos="3240"/>
        </w:tabs>
        <w:ind w:left="3240" w:hanging="36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Richard Pizitz">
    <w15:presenceInfo w15:providerId="Windows Live" w15:userId="9aba85dc28e00b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86E"/>
    <w:rsid w:val="000619B9"/>
    <w:rsid w:val="0016381C"/>
    <w:rsid w:val="001A448E"/>
    <w:rsid w:val="002A20F8"/>
    <w:rsid w:val="002C6903"/>
    <w:rsid w:val="003743B0"/>
    <w:rsid w:val="00410AB6"/>
    <w:rsid w:val="00455E7A"/>
    <w:rsid w:val="004F153B"/>
    <w:rsid w:val="00852771"/>
    <w:rsid w:val="008B0289"/>
    <w:rsid w:val="008F1C68"/>
    <w:rsid w:val="00985226"/>
    <w:rsid w:val="009D4F35"/>
    <w:rsid w:val="00A77E08"/>
    <w:rsid w:val="00B4282B"/>
    <w:rsid w:val="00B8311A"/>
    <w:rsid w:val="00BC586E"/>
    <w:rsid w:val="00BF2F69"/>
    <w:rsid w:val="00C5463C"/>
    <w:rsid w:val="00C734F4"/>
    <w:rsid w:val="00DF6B2B"/>
    <w:rsid w:val="00E739A9"/>
    <w:rsid w:val="00FE1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http://schemas.microsoft.com/InformationBridge/2004" w:url="http://www.HandshakeSoftware.com/SmartTag/" w:name="reference"/>
  <w:shapeDefaults>
    <o:shapedefaults v:ext="edit" spidmax="1026"/>
    <o:shapelayout v:ext="edit">
      <o:idmap v:ext="edit" data="1"/>
    </o:shapelayout>
  </w:shapeDefaults>
  <w:decimalSymbol w:val="."/>
  <w:listSeparator w:val=","/>
  <w14:docId w14:val="6EEDB787"/>
  <w15:chartTrackingRefBased/>
  <w15:docId w15:val="{3DEDA732-7C1B-4E7F-ABD1-161CDDC5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586E"/>
    <w:pPr>
      <w:spacing w:after="0" w:line="240" w:lineRule="auto"/>
    </w:pPr>
    <w:rPr>
      <w:rFonts w:ascii="CG Times" w:eastAsia="Times New Roman" w:hAnsi="CG 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C586E"/>
    <w:pPr>
      <w:tabs>
        <w:tab w:val="center" w:pos="4320"/>
        <w:tab w:val="right" w:pos="8640"/>
      </w:tabs>
    </w:pPr>
  </w:style>
  <w:style w:type="character" w:customStyle="1" w:styleId="HeaderChar">
    <w:name w:val="Header Char"/>
    <w:basedOn w:val="DefaultParagraphFont"/>
    <w:link w:val="Header"/>
    <w:uiPriority w:val="99"/>
    <w:rsid w:val="00BC586E"/>
    <w:rPr>
      <w:rFonts w:ascii="CG Times" w:eastAsia="Times New Roman" w:hAnsi="CG Times" w:cs="Times New Roman"/>
      <w:sz w:val="24"/>
      <w:szCs w:val="20"/>
    </w:rPr>
  </w:style>
  <w:style w:type="paragraph" w:styleId="Footer">
    <w:name w:val="footer"/>
    <w:basedOn w:val="Normal"/>
    <w:link w:val="FooterChar"/>
    <w:uiPriority w:val="99"/>
    <w:rsid w:val="00BC586E"/>
    <w:pPr>
      <w:tabs>
        <w:tab w:val="center" w:pos="4320"/>
        <w:tab w:val="right" w:pos="8640"/>
      </w:tabs>
    </w:pPr>
  </w:style>
  <w:style w:type="character" w:customStyle="1" w:styleId="FooterChar">
    <w:name w:val="Footer Char"/>
    <w:basedOn w:val="DefaultParagraphFont"/>
    <w:link w:val="Footer"/>
    <w:uiPriority w:val="99"/>
    <w:rsid w:val="00BC586E"/>
    <w:rPr>
      <w:rFonts w:ascii="CG Times" w:eastAsia="Times New Roman" w:hAnsi="CG Times" w:cs="Times New Roman"/>
      <w:sz w:val="24"/>
      <w:szCs w:val="20"/>
    </w:rPr>
  </w:style>
  <w:style w:type="character" w:styleId="PageNumber">
    <w:name w:val="page number"/>
    <w:basedOn w:val="DefaultParagraphFont"/>
    <w:rsid w:val="00BC586E"/>
  </w:style>
  <w:style w:type="paragraph" w:styleId="ListParagraph">
    <w:name w:val="List Paragraph"/>
    <w:basedOn w:val="Normal"/>
    <w:uiPriority w:val="34"/>
    <w:qFormat/>
    <w:rsid w:val="00BC5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7527731">
      <w:bodyDiv w:val="1"/>
      <w:marLeft w:val="0"/>
      <w:marRight w:val="0"/>
      <w:marTop w:val="0"/>
      <w:marBottom w:val="0"/>
      <w:divBdr>
        <w:top w:val="none" w:sz="0" w:space="0" w:color="auto"/>
        <w:left w:val="none" w:sz="0" w:space="0" w:color="auto"/>
        <w:bottom w:val="none" w:sz="0" w:space="0" w:color="auto"/>
        <w:right w:val="none" w:sz="0" w:space="0" w:color="auto"/>
      </w:divBdr>
    </w:div>
    <w:div w:id="2023435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1178</Words>
  <Characters>6718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Pizitz</dc:creator>
  <cp:keywords/>
  <dc:description/>
  <cp:lastModifiedBy>Richard Pizitz</cp:lastModifiedBy>
  <cp:revision>2</cp:revision>
  <dcterms:created xsi:type="dcterms:W3CDTF">2020-06-18T17:32:00Z</dcterms:created>
  <dcterms:modified xsi:type="dcterms:W3CDTF">2020-06-18T17:32:00Z</dcterms:modified>
</cp:coreProperties>
</file>