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5B2EE" w14:textId="6459E988" w:rsidR="00A96A24" w:rsidRPr="007A4025" w:rsidRDefault="0020173A" w:rsidP="00333E4A">
      <w:pPr>
        <w:pStyle w:val="Heading1"/>
        <w:pBdr>
          <w:bottom w:val="single" w:sz="12" w:space="1" w:color="auto"/>
        </w:pBdr>
        <w:spacing w:before="70"/>
        <w:jc w:val="center"/>
        <w:rPr>
          <w:rFonts w:ascii="Garamond" w:hAnsi="Garamond"/>
          <w:sz w:val="32"/>
          <w:szCs w:val="32"/>
        </w:rPr>
      </w:pPr>
      <w:r w:rsidRPr="007A4025">
        <w:rPr>
          <w:rFonts w:ascii="Garamond" w:hAnsi="Garamond"/>
          <w:sz w:val="32"/>
          <w:szCs w:val="32"/>
        </w:rPr>
        <w:t>FIFTH</w:t>
      </w:r>
      <w:r w:rsidR="00B635C9" w:rsidRPr="007A4025">
        <w:rPr>
          <w:rFonts w:ascii="Garamond" w:hAnsi="Garamond"/>
          <w:sz w:val="32"/>
          <w:szCs w:val="32"/>
        </w:rPr>
        <w:t xml:space="preserve"> ADDENDUM TO LEASE AGREEMEN</w:t>
      </w:r>
      <w:r w:rsidR="00333E4A" w:rsidRPr="007A4025">
        <w:rPr>
          <w:rFonts w:ascii="Garamond" w:hAnsi="Garamond"/>
          <w:sz w:val="32"/>
          <w:szCs w:val="32"/>
        </w:rPr>
        <w:t>T</w:t>
      </w:r>
    </w:p>
    <w:p w14:paraId="31E8FAD8" w14:textId="77777777" w:rsidR="007A4025" w:rsidRDefault="007A4025" w:rsidP="007A4025">
      <w:pPr>
        <w:spacing w:before="234" w:line="208" w:lineRule="auto"/>
        <w:ind w:right="112"/>
        <w:jc w:val="both"/>
        <w:rPr>
          <w:rFonts w:ascii="Garamond" w:hAnsi="Garamond"/>
          <w:sz w:val="24"/>
          <w:szCs w:val="24"/>
        </w:rPr>
      </w:pPr>
    </w:p>
    <w:p w14:paraId="002E0F23" w14:textId="5EAD1AC6" w:rsidR="00A96A24" w:rsidRPr="00333E4A" w:rsidRDefault="00B635C9" w:rsidP="007A4025">
      <w:pPr>
        <w:spacing w:before="234" w:line="208" w:lineRule="auto"/>
        <w:ind w:right="112"/>
        <w:jc w:val="both"/>
        <w:rPr>
          <w:rFonts w:ascii="Garamond" w:hAnsi="Garamond"/>
          <w:sz w:val="24"/>
          <w:szCs w:val="24"/>
        </w:rPr>
      </w:pPr>
      <w:r w:rsidRPr="00333E4A">
        <w:rPr>
          <w:rFonts w:ascii="Garamond" w:hAnsi="Garamond"/>
          <w:sz w:val="24"/>
          <w:szCs w:val="24"/>
        </w:rPr>
        <w:t xml:space="preserve">This </w:t>
      </w:r>
      <w:r w:rsidR="0020173A" w:rsidRPr="00333E4A">
        <w:rPr>
          <w:rFonts w:ascii="Garamond" w:hAnsi="Garamond"/>
          <w:sz w:val="24"/>
          <w:szCs w:val="24"/>
        </w:rPr>
        <w:t>Fifth</w:t>
      </w:r>
      <w:r w:rsidRPr="00333E4A">
        <w:rPr>
          <w:rFonts w:ascii="Garamond" w:hAnsi="Garamond"/>
          <w:sz w:val="24"/>
          <w:szCs w:val="24"/>
        </w:rPr>
        <w:t xml:space="preserve"> Addendum to Lease Agreement (“</w:t>
      </w:r>
      <w:r w:rsidR="0020173A" w:rsidRPr="00333E4A">
        <w:rPr>
          <w:rFonts w:ascii="Garamond" w:hAnsi="Garamond"/>
          <w:b/>
          <w:sz w:val="24"/>
          <w:szCs w:val="24"/>
        </w:rPr>
        <w:t>Fifth</w:t>
      </w:r>
      <w:r w:rsidRPr="00333E4A">
        <w:rPr>
          <w:rFonts w:ascii="Garamond" w:hAnsi="Garamond"/>
          <w:b/>
          <w:sz w:val="24"/>
          <w:szCs w:val="24"/>
        </w:rPr>
        <w:t xml:space="preserve"> Addendum to Lease Agreement</w:t>
      </w:r>
      <w:r w:rsidRPr="00333E4A">
        <w:rPr>
          <w:rFonts w:ascii="Garamond" w:hAnsi="Garamond"/>
          <w:sz w:val="24"/>
          <w:szCs w:val="24"/>
        </w:rPr>
        <w:t>”) is entered into as of the dates set forth below, but effective for all purposes as of November 1, 202</w:t>
      </w:r>
      <w:r w:rsidR="0020173A" w:rsidRPr="00333E4A">
        <w:rPr>
          <w:rFonts w:ascii="Garamond" w:hAnsi="Garamond"/>
          <w:sz w:val="24"/>
          <w:szCs w:val="24"/>
        </w:rPr>
        <w:t>5</w:t>
      </w:r>
      <w:r w:rsidRPr="00333E4A">
        <w:rPr>
          <w:rFonts w:ascii="Garamond" w:hAnsi="Garamond"/>
          <w:sz w:val="24"/>
          <w:szCs w:val="24"/>
        </w:rPr>
        <w:t xml:space="preserve"> (“</w:t>
      </w:r>
      <w:r w:rsidRPr="00333E4A">
        <w:rPr>
          <w:rFonts w:ascii="Garamond" w:hAnsi="Garamond"/>
          <w:b/>
          <w:sz w:val="24"/>
          <w:szCs w:val="24"/>
        </w:rPr>
        <w:t>Effective Date</w:t>
      </w:r>
      <w:r w:rsidRPr="00333E4A">
        <w:rPr>
          <w:rFonts w:ascii="Garamond" w:hAnsi="Garamond"/>
          <w:sz w:val="24"/>
          <w:szCs w:val="24"/>
        </w:rPr>
        <w:t>”) by and between:</w:t>
      </w:r>
    </w:p>
    <w:p w14:paraId="02075E71" w14:textId="77777777" w:rsidR="00A96A24" w:rsidRDefault="00A96A24" w:rsidP="00333E4A">
      <w:pPr>
        <w:pStyle w:val="BodyText"/>
        <w:spacing w:before="1"/>
        <w:jc w:val="both"/>
        <w:rPr>
          <w:rFonts w:ascii="Garamond" w:hAnsi="Garamond"/>
        </w:rPr>
      </w:pPr>
    </w:p>
    <w:p w14:paraId="433DBB6C" w14:textId="77777777" w:rsidR="007A4025" w:rsidRPr="00333E4A" w:rsidRDefault="007A4025" w:rsidP="00333E4A">
      <w:pPr>
        <w:pStyle w:val="BodyText"/>
        <w:spacing w:before="1"/>
        <w:jc w:val="both"/>
        <w:rPr>
          <w:rFonts w:ascii="Garamond" w:hAnsi="Garamond"/>
        </w:rPr>
      </w:pPr>
    </w:p>
    <w:p w14:paraId="6FBECA21" w14:textId="77777777" w:rsidR="00A96A24" w:rsidRPr="00333E4A" w:rsidRDefault="00B635C9" w:rsidP="007A4025">
      <w:pPr>
        <w:spacing w:line="208" w:lineRule="auto"/>
        <w:ind w:left="1440" w:right="1584"/>
        <w:jc w:val="both"/>
        <w:rPr>
          <w:rFonts w:ascii="Garamond" w:hAnsi="Garamond"/>
          <w:sz w:val="24"/>
          <w:szCs w:val="24"/>
        </w:rPr>
      </w:pPr>
      <w:r w:rsidRPr="00333E4A">
        <w:rPr>
          <w:rFonts w:ascii="Garamond" w:hAnsi="Garamond"/>
          <w:b/>
          <w:sz w:val="24"/>
          <w:szCs w:val="24"/>
        </w:rPr>
        <w:t xml:space="preserve">BELLE REALTY OF LAFAYETTE, L.L.C., </w:t>
      </w:r>
      <w:r w:rsidRPr="00333E4A">
        <w:rPr>
          <w:rFonts w:ascii="Garamond" w:hAnsi="Garamond"/>
          <w:sz w:val="24"/>
          <w:szCs w:val="24"/>
        </w:rPr>
        <w:t>a Louisiana limited liability company, whose current mailing address is P.O. Box 62230, Lafayette, Louisiana</w:t>
      </w:r>
    </w:p>
    <w:p w14:paraId="055D3454" w14:textId="77777777" w:rsidR="00A96A24" w:rsidRPr="00333E4A" w:rsidRDefault="00B635C9" w:rsidP="007A4025">
      <w:pPr>
        <w:spacing w:line="261" w:lineRule="exact"/>
        <w:ind w:left="1440" w:right="1584"/>
        <w:jc w:val="both"/>
        <w:rPr>
          <w:rFonts w:ascii="Garamond" w:hAnsi="Garamond"/>
          <w:sz w:val="24"/>
          <w:szCs w:val="24"/>
        </w:rPr>
      </w:pPr>
      <w:r w:rsidRPr="00333E4A">
        <w:rPr>
          <w:rFonts w:ascii="Garamond" w:hAnsi="Garamond"/>
          <w:sz w:val="24"/>
          <w:szCs w:val="24"/>
        </w:rPr>
        <w:t>70596 (the “</w:t>
      </w:r>
      <w:r w:rsidRPr="00333E4A">
        <w:rPr>
          <w:rFonts w:ascii="Garamond" w:hAnsi="Garamond"/>
          <w:b/>
          <w:sz w:val="24"/>
          <w:szCs w:val="24"/>
        </w:rPr>
        <w:t>Lessor’</w:t>
      </w:r>
      <w:proofErr w:type="gramStart"/>
      <w:r w:rsidRPr="00333E4A">
        <w:rPr>
          <w:rFonts w:ascii="Garamond" w:hAnsi="Garamond"/>
          <w:sz w:val="24"/>
          <w:szCs w:val="24"/>
        </w:rPr>
        <w:t>);</w:t>
      </w:r>
      <w:proofErr w:type="gramEnd"/>
    </w:p>
    <w:p w14:paraId="63AD357B" w14:textId="77777777" w:rsidR="00A96A24" w:rsidRPr="00333E4A" w:rsidRDefault="00B635C9" w:rsidP="007A4025">
      <w:pPr>
        <w:pStyle w:val="BodyText"/>
        <w:spacing w:before="216"/>
        <w:ind w:left="1440" w:right="1584"/>
        <w:jc w:val="both"/>
        <w:rPr>
          <w:rFonts w:ascii="Garamond" w:hAnsi="Garamond"/>
        </w:rPr>
      </w:pPr>
      <w:r w:rsidRPr="00333E4A">
        <w:rPr>
          <w:rFonts w:ascii="Garamond" w:hAnsi="Garamond"/>
        </w:rPr>
        <w:t>and</w:t>
      </w:r>
    </w:p>
    <w:p w14:paraId="06E9AE04" w14:textId="77777777" w:rsidR="00A96A24" w:rsidRPr="00333E4A" w:rsidRDefault="00A96A24" w:rsidP="007A4025">
      <w:pPr>
        <w:pStyle w:val="BodyText"/>
        <w:spacing w:before="6"/>
        <w:ind w:left="1440" w:right="1584"/>
        <w:jc w:val="both"/>
        <w:rPr>
          <w:rFonts w:ascii="Garamond" w:hAnsi="Garamond"/>
        </w:rPr>
      </w:pPr>
    </w:p>
    <w:p w14:paraId="4DC58C5F" w14:textId="77777777" w:rsidR="00A96A24" w:rsidRDefault="00B635C9" w:rsidP="007A4025">
      <w:pPr>
        <w:pStyle w:val="BodyText"/>
        <w:spacing w:line="208" w:lineRule="auto"/>
        <w:ind w:left="1440" w:right="1584"/>
        <w:jc w:val="both"/>
        <w:rPr>
          <w:rFonts w:ascii="Garamond" w:hAnsi="Garamond"/>
        </w:rPr>
      </w:pPr>
      <w:r w:rsidRPr="00333E4A">
        <w:rPr>
          <w:rFonts w:ascii="Garamond" w:hAnsi="Garamond"/>
          <w:b/>
        </w:rPr>
        <w:t xml:space="preserve">DELI MANAGEMENT, INC., </w:t>
      </w:r>
      <w:r w:rsidRPr="00333E4A">
        <w:rPr>
          <w:rFonts w:ascii="Garamond" w:hAnsi="Garamond"/>
        </w:rPr>
        <w:t>a corporation organized under the laws of Texas and qualified to transact business in the State of Louisiana, whose current mailing address is 350 Pine Street, Suite 1775, Beaumont, Texas 77701 (the “</w:t>
      </w:r>
      <w:r w:rsidRPr="00333E4A">
        <w:rPr>
          <w:rFonts w:ascii="Garamond" w:hAnsi="Garamond"/>
          <w:b/>
        </w:rPr>
        <w:t>Lessee</w:t>
      </w:r>
      <w:r w:rsidRPr="00333E4A">
        <w:rPr>
          <w:rFonts w:ascii="Garamond" w:hAnsi="Garamond"/>
        </w:rPr>
        <w:t>”).</w:t>
      </w:r>
    </w:p>
    <w:p w14:paraId="6E43CB28" w14:textId="77777777" w:rsidR="007A4025" w:rsidRPr="00333E4A" w:rsidRDefault="007A4025" w:rsidP="007A4025">
      <w:pPr>
        <w:pStyle w:val="BodyText"/>
        <w:spacing w:line="208" w:lineRule="auto"/>
        <w:ind w:left="1440" w:right="1584"/>
        <w:jc w:val="both"/>
        <w:rPr>
          <w:rFonts w:ascii="Garamond" w:hAnsi="Garamond"/>
        </w:rPr>
      </w:pPr>
    </w:p>
    <w:p w14:paraId="24B88243" w14:textId="77777777" w:rsidR="007A4025" w:rsidRDefault="007A4025" w:rsidP="00333E4A">
      <w:pPr>
        <w:pStyle w:val="Heading1"/>
        <w:spacing w:before="225"/>
        <w:ind w:left="3540" w:right="3540"/>
        <w:jc w:val="both"/>
        <w:rPr>
          <w:rFonts w:ascii="Garamond" w:hAnsi="Garamond"/>
          <w:u w:val="single"/>
        </w:rPr>
      </w:pPr>
    </w:p>
    <w:p w14:paraId="2EA6E5D7" w14:textId="324BE5B8" w:rsidR="00A96A24" w:rsidRPr="007A4025" w:rsidRDefault="00B635C9" w:rsidP="00333E4A">
      <w:pPr>
        <w:pStyle w:val="Heading1"/>
        <w:spacing w:before="225"/>
        <w:ind w:left="3540" w:right="3540"/>
        <w:jc w:val="both"/>
        <w:rPr>
          <w:rFonts w:ascii="Garamond" w:hAnsi="Garamond"/>
          <w:u w:val="single"/>
        </w:rPr>
      </w:pPr>
      <w:r w:rsidRPr="007A4025">
        <w:rPr>
          <w:rFonts w:ascii="Garamond" w:hAnsi="Garamond"/>
          <w:u w:val="single"/>
        </w:rPr>
        <w:t>RECITALS</w:t>
      </w:r>
    </w:p>
    <w:p w14:paraId="5F182A4B" w14:textId="77777777" w:rsidR="007A4025" w:rsidRDefault="00B635C9" w:rsidP="007A4025">
      <w:pPr>
        <w:ind w:left="101" w:right="115"/>
        <w:jc w:val="both"/>
        <w:rPr>
          <w:rFonts w:ascii="Garamond" w:hAnsi="Garamond"/>
          <w:sz w:val="24"/>
          <w:szCs w:val="24"/>
        </w:rPr>
      </w:pPr>
      <w:proofErr w:type="gramStart"/>
      <w:r w:rsidRPr="00333E4A">
        <w:rPr>
          <w:rFonts w:ascii="Garamond" w:hAnsi="Garamond"/>
          <w:b/>
          <w:sz w:val="24"/>
          <w:szCs w:val="24"/>
        </w:rPr>
        <w:t>WHEREAS,</w:t>
      </w:r>
      <w:proofErr w:type="gramEnd"/>
      <w:r w:rsidRPr="00333E4A">
        <w:rPr>
          <w:rFonts w:ascii="Garamond" w:hAnsi="Garamond"/>
          <w:b/>
          <w:spacing w:val="-5"/>
          <w:sz w:val="24"/>
          <w:szCs w:val="24"/>
        </w:rPr>
        <w:t xml:space="preserve"> </w:t>
      </w:r>
      <w:r w:rsidRPr="00333E4A">
        <w:rPr>
          <w:rFonts w:ascii="Garamond" w:hAnsi="Garamond"/>
          <w:sz w:val="24"/>
          <w:szCs w:val="24"/>
        </w:rPr>
        <w:t>the</w:t>
      </w:r>
      <w:r w:rsidRPr="00333E4A">
        <w:rPr>
          <w:rFonts w:ascii="Garamond" w:hAnsi="Garamond"/>
          <w:spacing w:val="-7"/>
          <w:sz w:val="24"/>
          <w:szCs w:val="24"/>
        </w:rPr>
        <w:t xml:space="preserve"> </w:t>
      </w:r>
      <w:r w:rsidRPr="00333E4A">
        <w:rPr>
          <w:rFonts w:ascii="Garamond" w:hAnsi="Garamond"/>
          <w:sz w:val="24"/>
          <w:szCs w:val="24"/>
        </w:rPr>
        <w:t>Lessor</w:t>
      </w:r>
      <w:r w:rsidRPr="00333E4A">
        <w:rPr>
          <w:rFonts w:ascii="Garamond" w:hAnsi="Garamond"/>
          <w:spacing w:val="-9"/>
          <w:sz w:val="24"/>
          <w:szCs w:val="24"/>
        </w:rPr>
        <w:t xml:space="preserve"> </w:t>
      </w:r>
      <w:r w:rsidRPr="00333E4A">
        <w:rPr>
          <w:rFonts w:ascii="Garamond" w:hAnsi="Garamond"/>
          <w:sz w:val="24"/>
          <w:szCs w:val="24"/>
        </w:rPr>
        <w:t>and</w:t>
      </w:r>
      <w:r w:rsidRPr="00333E4A">
        <w:rPr>
          <w:rFonts w:ascii="Garamond" w:hAnsi="Garamond"/>
          <w:spacing w:val="-6"/>
          <w:sz w:val="24"/>
          <w:szCs w:val="24"/>
        </w:rPr>
        <w:t xml:space="preserve"> </w:t>
      </w:r>
      <w:r w:rsidRPr="00333E4A">
        <w:rPr>
          <w:rFonts w:ascii="Garamond" w:hAnsi="Garamond"/>
          <w:sz w:val="24"/>
          <w:szCs w:val="24"/>
        </w:rPr>
        <w:t>the</w:t>
      </w:r>
      <w:r w:rsidRPr="00333E4A">
        <w:rPr>
          <w:rFonts w:ascii="Garamond" w:hAnsi="Garamond"/>
          <w:spacing w:val="-7"/>
          <w:sz w:val="24"/>
          <w:szCs w:val="24"/>
        </w:rPr>
        <w:t xml:space="preserve"> </w:t>
      </w:r>
      <w:r w:rsidRPr="00333E4A">
        <w:rPr>
          <w:rFonts w:ascii="Garamond" w:hAnsi="Garamond"/>
          <w:sz w:val="24"/>
          <w:szCs w:val="24"/>
        </w:rPr>
        <w:t>Lessee</w:t>
      </w:r>
      <w:r w:rsidRPr="00333E4A">
        <w:rPr>
          <w:rFonts w:ascii="Garamond" w:hAnsi="Garamond"/>
          <w:spacing w:val="-8"/>
          <w:sz w:val="24"/>
          <w:szCs w:val="24"/>
        </w:rPr>
        <w:t xml:space="preserve"> </w:t>
      </w:r>
      <w:r w:rsidRPr="00333E4A">
        <w:rPr>
          <w:rFonts w:ascii="Garamond" w:hAnsi="Garamond"/>
          <w:sz w:val="24"/>
          <w:szCs w:val="24"/>
        </w:rPr>
        <w:t>entered</w:t>
      </w:r>
      <w:r w:rsidRPr="00333E4A">
        <w:rPr>
          <w:rFonts w:ascii="Garamond" w:hAnsi="Garamond"/>
          <w:spacing w:val="-6"/>
          <w:sz w:val="24"/>
          <w:szCs w:val="24"/>
        </w:rPr>
        <w:t xml:space="preserve"> </w:t>
      </w:r>
      <w:r w:rsidRPr="00333E4A">
        <w:rPr>
          <w:rFonts w:ascii="Garamond" w:hAnsi="Garamond"/>
          <w:sz w:val="24"/>
          <w:szCs w:val="24"/>
        </w:rPr>
        <w:t>into</w:t>
      </w:r>
      <w:r w:rsidRPr="00333E4A">
        <w:rPr>
          <w:rFonts w:ascii="Garamond" w:hAnsi="Garamond"/>
          <w:spacing w:val="-5"/>
          <w:sz w:val="24"/>
          <w:szCs w:val="24"/>
        </w:rPr>
        <w:t xml:space="preserve"> </w:t>
      </w:r>
      <w:r w:rsidRPr="00333E4A">
        <w:rPr>
          <w:rFonts w:ascii="Garamond" w:hAnsi="Garamond"/>
          <w:sz w:val="24"/>
          <w:szCs w:val="24"/>
        </w:rPr>
        <w:t>a</w:t>
      </w:r>
      <w:r w:rsidRPr="00333E4A">
        <w:rPr>
          <w:rFonts w:ascii="Garamond" w:hAnsi="Garamond"/>
          <w:spacing w:val="-7"/>
          <w:sz w:val="24"/>
          <w:szCs w:val="24"/>
        </w:rPr>
        <w:t xml:space="preserve"> </w:t>
      </w:r>
      <w:r w:rsidRPr="00333E4A">
        <w:rPr>
          <w:rFonts w:ascii="Garamond" w:hAnsi="Garamond"/>
          <w:sz w:val="24"/>
          <w:szCs w:val="24"/>
        </w:rPr>
        <w:t>certain</w:t>
      </w:r>
      <w:r w:rsidRPr="00333E4A">
        <w:rPr>
          <w:rFonts w:ascii="Garamond" w:hAnsi="Garamond"/>
          <w:spacing w:val="-6"/>
          <w:sz w:val="24"/>
          <w:szCs w:val="24"/>
        </w:rPr>
        <w:t xml:space="preserve"> </w:t>
      </w:r>
      <w:r w:rsidRPr="00333E4A">
        <w:rPr>
          <w:rFonts w:ascii="Garamond" w:hAnsi="Garamond"/>
          <w:sz w:val="24"/>
          <w:szCs w:val="24"/>
        </w:rPr>
        <w:t>Lease</w:t>
      </w:r>
      <w:r w:rsidRPr="00333E4A">
        <w:rPr>
          <w:rFonts w:ascii="Garamond" w:hAnsi="Garamond"/>
          <w:spacing w:val="-7"/>
          <w:sz w:val="24"/>
          <w:szCs w:val="24"/>
        </w:rPr>
        <w:t xml:space="preserve"> </w:t>
      </w:r>
      <w:r w:rsidRPr="00333E4A">
        <w:rPr>
          <w:rFonts w:ascii="Garamond" w:hAnsi="Garamond"/>
          <w:sz w:val="24"/>
          <w:szCs w:val="24"/>
        </w:rPr>
        <w:t>Agreement</w:t>
      </w:r>
      <w:r w:rsidRPr="00333E4A">
        <w:rPr>
          <w:rFonts w:ascii="Garamond" w:hAnsi="Garamond"/>
          <w:spacing w:val="-6"/>
          <w:sz w:val="24"/>
          <w:szCs w:val="24"/>
        </w:rPr>
        <w:t xml:space="preserve"> </w:t>
      </w:r>
      <w:r w:rsidRPr="00333E4A">
        <w:rPr>
          <w:rFonts w:ascii="Garamond" w:hAnsi="Garamond"/>
          <w:sz w:val="24"/>
          <w:szCs w:val="24"/>
        </w:rPr>
        <w:t>dated</w:t>
      </w:r>
      <w:r w:rsidRPr="00333E4A">
        <w:rPr>
          <w:rFonts w:ascii="Garamond" w:hAnsi="Garamond"/>
          <w:spacing w:val="-7"/>
          <w:sz w:val="24"/>
          <w:szCs w:val="24"/>
        </w:rPr>
        <w:t xml:space="preserve"> </w:t>
      </w:r>
      <w:r w:rsidRPr="00333E4A">
        <w:rPr>
          <w:rFonts w:ascii="Garamond" w:hAnsi="Garamond"/>
          <w:sz w:val="24"/>
          <w:szCs w:val="24"/>
        </w:rPr>
        <w:t>as</w:t>
      </w:r>
      <w:r w:rsidRPr="00333E4A">
        <w:rPr>
          <w:rFonts w:ascii="Garamond" w:hAnsi="Garamond"/>
          <w:spacing w:val="-6"/>
          <w:sz w:val="24"/>
          <w:szCs w:val="24"/>
        </w:rPr>
        <w:t xml:space="preserve"> </w:t>
      </w:r>
      <w:r w:rsidRPr="00333E4A">
        <w:rPr>
          <w:rFonts w:ascii="Garamond" w:hAnsi="Garamond"/>
          <w:sz w:val="24"/>
          <w:szCs w:val="24"/>
        </w:rPr>
        <w:t>of June 30, 2000 (“</w:t>
      </w:r>
      <w:r w:rsidRPr="00333E4A">
        <w:rPr>
          <w:rFonts w:ascii="Garamond" w:hAnsi="Garamond"/>
          <w:b/>
          <w:sz w:val="24"/>
          <w:szCs w:val="24"/>
        </w:rPr>
        <w:t>Original Lease Agreement</w:t>
      </w:r>
      <w:r w:rsidRPr="00333E4A">
        <w:rPr>
          <w:rFonts w:ascii="Garamond" w:hAnsi="Garamond"/>
          <w:sz w:val="24"/>
          <w:szCs w:val="24"/>
        </w:rPr>
        <w:t>”), as amended by</w:t>
      </w:r>
      <w:r w:rsidR="0020173A" w:rsidRPr="00333E4A">
        <w:rPr>
          <w:rFonts w:ascii="Garamond" w:hAnsi="Garamond"/>
          <w:sz w:val="24"/>
          <w:szCs w:val="24"/>
        </w:rPr>
        <w:t xml:space="preserve">: </w:t>
      </w:r>
    </w:p>
    <w:p w14:paraId="42983044" w14:textId="77777777" w:rsidR="007A4025" w:rsidRDefault="007A4025" w:rsidP="007A4025">
      <w:pPr>
        <w:ind w:left="101" w:right="115"/>
        <w:jc w:val="both"/>
        <w:rPr>
          <w:rFonts w:ascii="Garamond" w:hAnsi="Garamond"/>
          <w:sz w:val="24"/>
          <w:szCs w:val="24"/>
        </w:rPr>
      </w:pPr>
    </w:p>
    <w:p w14:paraId="5DEA8A84" w14:textId="14FB9FE0" w:rsidR="007A4025" w:rsidRDefault="00B635C9" w:rsidP="00EF5C22">
      <w:pPr>
        <w:ind w:left="360" w:right="-30"/>
        <w:jc w:val="both"/>
        <w:rPr>
          <w:rFonts w:ascii="Garamond" w:hAnsi="Garamond"/>
          <w:sz w:val="24"/>
          <w:szCs w:val="24"/>
        </w:rPr>
      </w:pPr>
      <w:r w:rsidRPr="00333E4A">
        <w:rPr>
          <w:rFonts w:ascii="Garamond" w:hAnsi="Garamond"/>
          <w:sz w:val="24"/>
          <w:szCs w:val="24"/>
        </w:rPr>
        <w:t xml:space="preserve">that certain </w:t>
      </w:r>
      <w:r w:rsidR="0020173A" w:rsidRPr="00333E4A">
        <w:rPr>
          <w:rFonts w:ascii="Garamond" w:hAnsi="Garamond"/>
          <w:sz w:val="24"/>
          <w:szCs w:val="24"/>
        </w:rPr>
        <w:t xml:space="preserve">First </w:t>
      </w:r>
      <w:r w:rsidRPr="00333E4A">
        <w:rPr>
          <w:rFonts w:ascii="Garamond" w:hAnsi="Garamond"/>
          <w:sz w:val="24"/>
          <w:szCs w:val="24"/>
        </w:rPr>
        <w:t>Addendum to Lease Agreement (“</w:t>
      </w:r>
      <w:r w:rsidRPr="00333E4A">
        <w:rPr>
          <w:rFonts w:ascii="Garamond" w:hAnsi="Garamond"/>
          <w:b/>
          <w:sz w:val="24"/>
          <w:szCs w:val="24"/>
        </w:rPr>
        <w:t>First Addendum to Lease Agreement</w:t>
      </w:r>
      <w:r w:rsidRPr="00333E4A">
        <w:rPr>
          <w:rFonts w:ascii="Garamond" w:hAnsi="Garamond"/>
          <w:sz w:val="24"/>
          <w:szCs w:val="24"/>
        </w:rPr>
        <w:t>”),</w:t>
      </w:r>
    </w:p>
    <w:p w14:paraId="2A38E5CE" w14:textId="14311BEF" w:rsidR="007A4025" w:rsidRDefault="00B635C9" w:rsidP="00EF5C22">
      <w:pPr>
        <w:ind w:left="360" w:right="-30"/>
        <w:jc w:val="both"/>
        <w:rPr>
          <w:rFonts w:ascii="Garamond" w:hAnsi="Garamond"/>
          <w:sz w:val="24"/>
          <w:szCs w:val="24"/>
        </w:rPr>
      </w:pPr>
      <w:r w:rsidRPr="00333E4A">
        <w:rPr>
          <w:rFonts w:ascii="Garamond" w:hAnsi="Garamond"/>
          <w:sz w:val="24"/>
          <w:szCs w:val="24"/>
        </w:rPr>
        <w:t xml:space="preserve">that certain </w:t>
      </w:r>
      <w:r w:rsidR="0020173A" w:rsidRPr="00333E4A">
        <w:rPr>
          <w:rFonts w:ascii="Garamond" w:hAnsi="Garamond"/>
          <w:sz w:val="24"/>
          <w:szCs w:val="24"/>
        </w:rPr>
        <w:t xml:space="preserve">Second </w:t>
      </w:r>
      <w:r w:rsidRPr="00333E4A">
        <w:rPr>
          <w:rFonts w:ascii="Garamond" w:hAnsi="Garamond"/>
          <w:sz w:val="24"/>
          <w:szCs w:val="24"/>
        </w:rPr>
        <w:t>Addendum to Lease Agreement (“</w:t>
      </w:r>
      <w:r w:rsidRPr="00333E4A">
        <w:rPr>
          <w:rFonts w:ascii="Garamond" w:hAnsi="Garamond"/>
          <w:b/>
          <w:sz w:val="24"/>
          <w:szCs w:val="24"/>
        </w:rPr>
        <w:t>Second Addendum to Lease Agreement</w:t>
      </w:r>
      <w:r w:rsidRPr="00333E4A">
        <w:rPr>
          <w:rFonts w:ascii="Garamond" w:hAnsi="Garamond"/>
          <w:sz w:val="24"/>
          <w:szCs w:val="24"/>
        </w:rPr>
        <w:t>”),</w:t>
      </w:r>
    </w:p>
    <w:p w14:paraId="15640824" w14:textId="3B096535" w:rsidR="007A4025" w:rsidRDefault="00B635C9" w:rsidP="00EF5C22">
      <w:pPr>
        <w:ind w:left="360" w:right="-30"/>
        <w:jc w:val="both"/>
        <w:rPr>
          <w:rFonts w:ascii="Garamond" w:hAnsi="Garamond"/>
          <w:sz w:val="24"/>
          <w:szCs w:val="24"/>
        </w:rPr>
      </w:pPr>
      <w:r w:rsidRPr="00333E4A">
        <w:rPr>
          <w:rFonts w:ascii="Garamond" w:hAnsi="Garamond"/>
          <w:sz w:val="24"/>
          <w:szCs w:val="24"/>
        </w:rPr>
        <w:t>that certain Third Addendum to Lease Agreement (“</w:t>
      </w:r>
      <w:r w:rsidRPr="00333E4A">
        <w:rPr>
          <w:rFonts w:ascii="Garamond" w:hAnsi="Garamond"/>
          <w:b/>
          <w:sz w:val="24"/>
          <w:szCs w:val="24"/>
        </w:rPr>
        <w:t>Third Addendum to Lease Agreement</w:t>
      </w:r>
      <w:r w:rsidR="0020173A" w:rsidRPr="00333E4A">
        <w:rPr>
          <w:rFonts w:ascii="Garamond" w:hAnsi="Garamond"/>
          <w:sz w:val="24"/>
          <w:szCs w:val="24"/>
        </w:rPr>
        <w:t>”</w:t>
      </w:r>
      <w:r w:rsidR="007A4025" w:rsidRPr="00333E4A">
        <w:rPr>
          <w:rFonts w:ascii="Garamond" w:hAnsi="Garamond"/>
          <w:sz w:val="24"/>
          <w:szCs w:val="24"/>
        </w:rPr>
        <w:t>),</w:t>
      </w:r>
    </w:p>
    <w:p w14:paraId="3EF06B29" w14:textId="727C83BC" w:rsidR="007A4025" w:rsidRDefault="007A4025" w:rsidP="00EF5C22">
      <w:pPr>
        <w:ind w:left="360" w:right="-30"/>
        <w:jc w:val="both"/>
        <w:rPr>
          <w:rFonts w:ascii="Garamond" w:hAnsi="Garamond"/>
          <w:sz w:val="24"/>
          <w:szCs w:val="24"/>
        </w:rPr>
      </w:pPr>
      <w:r w:rsidRPr="00333E4A">
        <w:rPr>
          <w:rFonts w:ascii="Garamond" w:hAnsi="Garamond"/>
          <w:sz w:val="24"/>
          <w:szCs w:val="24"/>
        </w:rPr>
        <w:t>that</w:t>
      </w:r>
      <w:r w:rsidR="0020173A" w:rsidRPr="00333E4A">
        <w:rPr>
          <w:rFonts w:ascii="Garamond" w:hAnsi="Garamond"/>
          <w:sz w:val="24"/>
          <w:szCs w:val="24"/>
        </w:rPr>
        <w:t xml:space="preserve"> certain Fourth Addendum to Lease Agreement (“</w:t>
      </w:r>
      <w:r w:rsidR="0020173A" w:rsidRPr="007A4025">
        <w:rPr>
          <w:rFonts w:ascii="Garamond" w:hAnsi="Garamond"/>
          <w:b/>
          <w:bCs/>
          <w:sz w:val="24"/>
          <w:szCs w:val="24"/>
        </w:rPr>
        <w:t>Fourth Addendum to Lease Agreement</w:t>
      </w:r>
      <w:r w:rsidR="0020173A" w:rsidRPr="00333E4A">
        <w:rPr>
          <w:rFonts w:ascii="Garamond" w:hAnsi="Garamond"/>
          <w:sz w:val="24"/>
          <w:szCs w:val="24"/>
        </w:rPr>
        <w:t>”).</w:t>
      </w:r>
    </w:p>
    <w:p w14:paraId="5290DC2D" w14:textId="77777777" w:rsidR="007A4025" w:rsidRDefault="007A4025" w:rsidP="007A4025">
      <w:pPr>
        <w:ind w:left="101" w:right="115" w:firstLine="614"/>
        <w:jc w:val="both"/>
        <w:rPr>
          <w:rFonts w:ascii="Garamond" w:hAnsi="Garamond"/>
          <w:sz w:val="24"/>
          <w:szCs w:val="24"/>
        </w:rPr>
      </w:pPr>
    </w:p>
    <w:p w14:paraId="53CC2DF7" w14:textId="1A5B9067" w:rsidR="00A96A24" w:rsidRPr="00333E4A" w:rsidRDefault="0020173A" w:rsidP="00EF5C22">
      <w:pPr>
        <w:ind w:left="101" w:right="115"/>
        <w:jc w:val="both"/>
        <w:rPr>
          <w:rFonts w:ascii="Garamond" w:hAnsi="Garamond"/>
          <w:sz w:val="24"/>
          <w:szCs w:val="24"/>
        </w:rPr>
      </w:pPr>
      <w:r w:rsidRPr="00333E4A">
        <w:rPr>
          <w:rFonts w:ascii="Garamond" w:hAnsi="Garamond"/>
          <w:sz w:val="24"/>
          <w:szCs w:val="24"/>
        </w:rPr>
        <w:t>T</w:t>
      </w:r>
      <w:r w:rsidR="00B635C9" w:rsidRPr="00333E4A">
        <w:rPr>
          <w:rFonts w:ascii="Garamond" w:hAnsi="Garamond"/>
          <w:sz w:val="24"/>
          <w:szCs w:val="24"/>
        </w:rPr>
        <w:t>he Original Lease Agreement, First Addendum to Lease Agreement, Second Addendum to Lease Agreement,</w:t>
      </w:r>
      <w:r w:rsidRPr="00333E4A">
        <w:rPr>
          <w:rFonts w:ascii="Garamond" w:hAnsi="Garamond"/>
          <w:sz w:val="24"/>
          <w:szCs w:val="24"/>
        </w:rPr>
        <w:t xml:space="preserve"> </w:t>
      </w:r>
      <w:r w:rsidR="00B635C9" w:rsidRPr="00333E4A">
        <w:rPr>
          <w:rFonts w:ascii="Garamond" w:hAnsi="Garamond"/>
          <w:sz w:val="24"/>
          <w:szCs w:val="24"/>
        </w:rPr>
        <w:t>Third Addendum to Lease Agreement</w:t>
      </w:r>
      <w:r w:rsidRPr="00333E4A">
        <w:rPr>
          <w:rFonts w:ascii="Garamond" w:hAnsi="Garamond"/>
          <w:sz w:val="24"/>
          <w:szCs w:val="24"/>
        </w:rPr>
        <w:t>, and Fourth Addendum to Lease Agreement</w:t>
      </w:r>
      <w:r w:rsidR="00B635C9" w:rsidRPr="00333E4A">
        <w:rPr>
          <w:rFonts w:ascii="Garamond" w:hAnsi="Garamond"/>
          <w:sz w:val="24"/>
          <w:szCs w:val="24"/>
        </w:rPr>
        <w:t xml:space="preserve"> are hereinafter collectively referred to as the </w:t>
      </w:r>
      <w:r w:rsidR="007A4025">
        <w:rPr>
          <w:rFonts w:ascii="Garamond" w:hAnsi="Garamond"/>
          <w:sz w:val="24"/>
          <w:szCs w:val="24"/>
        </w:rPr>
        <w:t>(</w:t>
      </w:r>
      <w:r w:rsidR="00B635C9" w:rsidRPr="00333E4A">
        <w:rPr>
          <w:rFonts w:ascii="Garamond" w:hAnsi="Garamond"/>
          <w:sz w:val="24"/>
          <w:szCs w:val="24"/>
        </w:rPr>
        <w:t>“</w:t>
      </w:r>
      <w:r w:rsidR="00B635C9" w:rsidRPr="00333E4A">
        <w:rPr>
          <w:rFonts w:ascii="Garamond" w:hAnsi="Garamond"/>
          <w:b/>
          <w:sz w:val="24"/>
          <w:szCs w:val="24"/>
        </w:rPr>
        <w:t>Lease</w:t>
      </w:r>
      <w:r w:rsidR="00B635C9" w:rsidRPr="00333E4A">
        <w:rPr>
          <w:rFonts w:ascii="Garamond" w:hAnsi="Garamond"/>
          <w:b/>
          <w:spacing w:val="-2"/>
          <w:sz w:val="24"/>
          <w:szCs w:val="24"/>
        </w:rPr>
        <w:t xml:space="preserve"> </w:t>
      </w:r>
      <w:r w:rsidR="00B635C9" w:rsidRPr="00333E4A">
        <w:rPr>
          <w:rFonts w:ascii="Garamond" w:hAnsi="Garamond"/>
          <w:b/>
          <w:sz w:val="24"/>
          <w:szCs w:val="24"/>
        </w:rPr>
        <w:t>Agreement</w:t>
      </w:r>
      <w:r w:rsidR="00B635C9" w:rsidRPr="00333E4A">
        <w:rPr>
          <w:rFonts w:ascii="Garamond" w:hAnsi="Garamond"/>
          <w:sz w:val="24"/>
          <w:szCs w:val="24"/>
        </w:rPr>
        <w:t>”</w:t>
      </w:r>
      <w:proofErr w:type="gramStart"/>
      <w:r w:rsidR="00B635C9" w:rsidRPr="00333E4A">
        <w:rPr>
          <w:rFonts w:ascii="Garamond" w:hAnsi="Garamond"/>
          <w:sz w:val="24"/>
          <w:szCs w:val="24"/>
        </w:rPr>
        <w:t>);</w:t>
      </w:r>
      <w:proofErr w:type="gramEnd"/>
    </w:p>
    <w:p w14:paraId="5B0C33CC" w14:textId="77777777" w:rsidR="00A96A24" w:rsidRPr="00333E4A" w:rsidRDefault="00A96A24" w:rsidP="00333E4A">
      <w:pPr>
        <w:pStyle w:val="BodyText"/>
        <w:jc w:val="both"/>
        <w:rPr>
          <w:rFonts w:ascii="Garamond" w:hAnsi="Garamond"/>
        </w:rPr>
      </w:pPr>
    </w:p>
    <w:p w14:paraId="7E2BF57E" w14:textId="33CCCECA" w:rsidR="00A96A24" w:rsidRPr="00333E4A" w:rsidRDefault="00B635C9" w:rsidP="007A4025">
      <w:pPr>
        <w:pStyle w:val="BodyText"/>
        <w:spacing w:line="220" w:lineRule="auto"/>
        <w:ind w:left="106"/>
        <w:jc w:val="both"/>
        <w:rPr>
          <w:rFonts w:ascii="Garamond" w:hAnsi="Garamond"/>
        </w:rPr>
      </w:pPr>
      <w:proofErr w:type="gramStart"/>
      <w:r w:rsidRPr="00333E4A">
        <w:rPr>
          <w:rFonts w:ascii="Garamond" w:hAnsi="Garamond"/>
          <w:b/>
        </w:rPr>
        <w:t>WHEREAS,</w:t>
      </w:r>
      <w:proofErr w:type="gramEnd"/>
      <w:r w:rsidRPr="00333E4A">
        <w:rPr>
          <w:rFonts w:ascii="Garamond" w:hAnsi="Garamond"/>
          <w:b/>
        </w:rPr>
        <w:t xml:space="preserve"> </w:t>
      </w:r>
      <w:r w:rsidRPr="00333E4A">
        <w:rPr>
          <w:rFonts w:ascii="Garamond" w:hAnsi="Garamond"/>
        </w:rPr>
        <w:t xml:space="preserve">the Lease Agreement provides for an Extension Term of </w:t>
      </w:r>
      <w:r w:rsidR="0020173A" w:rsidRPr="00333E4A">
        <w:rPr>
          <w:rFonts w:ascii="Garamond" w:hAnsi="Garamond"/>
        </w:rPr>
        <w:t xml:space="preserve">Sixty (60) </w:t>
      </w:r>
      <w:r w:rsidR="007A4025" w:rsidRPr="00333E4A">
        <w:rPr>
          <w:rFonts w:ascii="Garamond" w:hAnsi="Garamond"/>
        </w:rPr>
        <w:t>months,</w:t>
      </w:r>
      <w:r w:rsidRPr="00333E4A">
        <w:rPr>
          <w:rFonts w:ascii="Garamond" w:hAnsi="Garamond"/>
        </w:rPr>
        <w:t xml:space="preserve"> which Extension Term is set to expire October 31, </w:t>
      </w:r>
      <w:proofErr w:type="gramStart"/>
      <w:r w:rsidRPr="00333E4A">
        <w:rPr>
          <w:rFonts w:ascii="Garamond" w:hAnsi="Garamond"/>
        </w:rPr>
        <w:t>202</w:t>
      </w:r>
      <w:r w:rsidR="0020173A" w:rsidRPr="00333E4A">
        <w:rPr>
          <w:rFonts w:ascii="Garamond" w:hAnsi="Garamond"/>
        </w:rPr>
        <w:t>5</w:t>
      </w:r>
      <w:r w:rsidRPr="00333E4A">
        <w:rPr>
          <w:rFonts w:ascii="Garamond" w:hAnsi="Garamond"/>
        </w:rPr>
        <w:t>;</w:t>
      </w:r>
      <w:proofErr w:type="gramEnd"/>
    </w:p>
    <w:p w14:paraId="7775E18D" w14:textId="77777777" w:rsidR="00A96A24" w:rsidRPr="00333E4A" w:rsidRDefault="00A96A24" w:rsidP="00333E4A">
      <w:pPr>
        <w:pStyle w:val="BodyText"/>
        <w:spacing w:before="9"/>
        <w:jc w:val="both"/>
        <w:rPr>
          <w:rFonts w:ascii="Garamond" w:hAnsi="Garamond"/>
        </w:rPr>
      </w:pPr>
    </w:p>
    <w:p w14:paraId="005AC4F4" w14:textId="08C2909F" w:rsidR="00A96A24" w:rsidRPr="00333E4A" w:rsidRDefault="00B635C9" w:rsidP="007A4025">
      <w:pPr>
        <w:pStyle w:val="BodyText"/>
        <w:spacing w:line="208" w:lineRule="auto"/>
        <w:ind w:left="106" w:right="113"/>
        <w:jc w:val="both"/>
        <w:rPr>
          <w:rFonts w:ascii="Garamond" w:hAnsi="Garamond"/>
        </w:rPr>
      </w:pPr>
      <w:proofErr w:type="gramStart"/>
      <w:r w:rsidRPr="00333E4A">
        <w:rPr>
          <w:rFonts w:ascii="Garamond" w:hAnsi="Garamond"/>
          <w:b/>
        </w:rPr>
        <w:t>WHEREAS</w:t>
      </w:r>
      <w:r w:rsidRPr="00333E4A">
        <w:rPr>
          <w:rFonts w:ascii="Garamond" w:hAnsi="Garamond"/>
        </w:rPr>
        <w:t>,</w:t>
      </w:r>
      <w:proofErr w:type="gramEnd"/>
      <w:r w:rsidRPr="00333E4A">
        <w:rPr>
          <w:rFonts w:ascii="Garamond" w:hAnsi="Garamond"/>
        </w:rPr>
        <w:t xml:space="preserve"> the Lessee desires to </w:t>
      </w:r>
      <w:r w:rsidR="0020173A" w:rsidRPr="00333E4A">
        <w:rPr>
          <w:rFonts w:ascii="Garamond" w:hAnsi="Garamond"/>
        </w:rPr>
        <w:t xml:space="preserve">exercise its option to </w:t>
      </w:r>
      <w:r w:rsidRPr="00333E4A">
        <w:rPr>
          <w:rFonts w:ascii="Garamond" w:hAnsi="Garamond"/>
        </w:rPr>
        <w:t xml:space="preserve">extend the Lease Agreement for a </w:t>
      </w:r>
      <w:r w:rsidR="0020173A" w:rsidRPr="00333E4A">
        <w:rPr>
          <w:rFonts w:ascii="Garamond" w:hAnsi="Garamond"/>
        </w:rPr>
        <w:t>Third</w:t>
      </w:r>
      <w:r w:rsidRPr="00333E4A">
        <w:rPr>
          <w:rFonts w:ascii="Garamond" w:hAnsi="Garamond"/>
        </w:rPr>
        <w:t xml:space="preserve"> Extension Term for an additional term of Sixty (60) months (“</w:t>
      </w:r>
      <w:r w:rsidR="00075539" w:rsidRPr="00333E4A">
        <w:rPr>
          <w:rFonts w:ascii="Garamond" w:hAnsi="Garamond"/>
          <w:b/>
        </w:rPr>
        <w:t>Third</w:t>
      </w:r>
      <w:r w:rsidRPr="00333E4A">
        <w:rPr>
          <w:rFonts w:ascii="Garamond" w:hAnsi="Garamond"/>
          <w:b/>
        </w:rPr>
        <w:t xml:space="preserve"> Extension Term</w:t>
      </w:r>
      <w:r w:rsidRPr="00333E4A">
        <w:rPr>
          <w:rFonts w:ascii="Garamond" w:hAnsi="Garamond"/>
        </w:rPr>
        <w:t xml:space="preserve">”), and the parties wish to amend the Lease Agreement to provide for matters related to the said </w:t>
      </w:r>
      <w:r w:rsidR="00075539" w:rsidRPr="00333E4A">
        <w:rPr>
          <w:rFonts w:ascii="Garamond" w:hAnsi="Garamond"/>
        </w:rPr>
        <w:t>Third</w:t>
      </w:r>
      <w:r w:rsidRPr="00333E4A">
        <w:rPr>
          <w:rFonts w:ascii="Garamond" w:hAnsi="Garamond"/>
        </w:rPr>
        <w:t xml:space="preserve"> Extension Term.</w:t>
      </w:r>
    </w:p>
    <w:p w14:paraId="35427951" w14:textId="77777777" w:rsidR="00A96A24" w:rsidRPr="00333E4A" w:rsidRDefault="00A96A24" w:rsidP="00333E4A">
      <w:pPr>
        <w:pStyle w:val="BodyText"/>
        <w:jc w:val="both"/>
        <w:rPr>
          <w:rFonts w:ascii="Garamond" w:hAnsi="Garamond"/>
        </w:rPr>
      </w:pPr>
    </w:p>
    <w:p w14:paraId="6E973362" w14:textId="45BF8207" w:rsidR="007A4025" w:rsidRPr="00333E4A" w:rsidRDefault="00B635C9" w:rsidP="007A4025">
      <w:pPr>
        <w:pStyle w:val="BodyText"/>
        <w:spacing w:before="195" w:line="208" w:lineRule="auto"/>
        <w:ind w:left="106" w:right="114"/>
        <w:jc w:val="both"/>
        <w:rPr>
          <w:rFonts w:ascii="Garamond" w:hAnsi="Garamond"/>
        </w:rPr>
      </w:pPr>
      <w:r w:rsidRPr="00333E4A">
        <w:rPr>
          <w:rFonts w:ascii="Garamond" w:hAnsi="Garamond"/>
          <w:b/>
        </w:rPr>
        <w:t>NOW THEREFORE</w:t>
      </w:r>
      <w:r w:rsidRPr="00333E4A">
        <w:rPr>
          <w:rFonts w:ascii="Garamond" w:hAnsi="Garamond"/>
        </w:rPr>
        <w:t xml:space="preserve">, in consideration of the foregoing the mutual covenants contained herein and other good and valuable </w:t>
      </w:r>
      <w:proofErr w:type="gramStart"/>
      <w:r w:rsidRPr="00333E4A">
        <w:rPr>
          <w:rFonts w:ascii="Garamond" w:hAnsi="Garamond"/>
        </w:rPr>
        <w:t>consideration</w:t>
      </w:r>
      <w:proofErr w:type="gramEnd"/>
      <w:r w:rsidRPr="00333E4A">
        <w:rPr>
          <w:rFonts w:ascii="Garamond" w:hAnsi="Garamond"/>
        </w:rPr>
        <w:t>, the receipt and sufficiency of which is hereby acknowledged the parties hereto agree as follows:</w:t>
      </w:r>
    </w:p>
    <w:p w14:paraId="5B89521A" w14:textId="3934807B" w:rsidR="00A96A24" w:rsidRPr="00333E4A" w:rsidRDefault="00B635C9" w:rsidP="00333E4A">
      <w:pPr>
        <w:pStyle w:val="ListParagraph"/>
        <w:numPr>
          <w:ilvl w:val="0"/>
          <w:numId w:val="1"/>
        </w:numPr>
        <w:tabs>
          <w:tab w:val="left" w:pos="841"/>
        </w:tabs>
        <w:spacing w:before="165" w:line="208" w:lineRule="auto"/>
        <w:ind w:right="109"/>
        <w:jc w:val="both"/>
        <w:rPr>
          <w:rFonts w:ascii="Garamond" w:hAnsi="Garamond"/>
          <w:sz w:val="24"/>
          <w:szCs w:val="24"/>
        </w:rPr>
      </w:pPr>
      <w:r w:rsidRPr="00333E4A">
        <w:rPr>
          <w:rFonts w:ascii="Garamond" w:hAnsi="Garamond"/>
          <w:sz w:val="24"/>
          <w:szCs w:val="24"/>
        </w:rPr>
        <w:t>The Lessor and the Lessee do, by execution hereof, agree that the Lease Agreement is hereby</w:t>
      </w:r>
      <w:r w:rsidRPr="00333E4A">
        <w:rPr>
          <w:rFonts w:ascii="Garamond" w:hAnsi="Garamond"/>
          <w:spacing w:val="-4"/>
          <w:sz w:val="24"/>
          <w:szCs w:val="24"/>
        </w:rPr>
        <w:t xml:space="preserve"> </w:t>
      </w:r>
      <w:r w:rsidRPr="00333E4A">
        <w:rPr>
          <w:rFonts w:ascii="Garamond" w:hAnsi="Garamond"/>
          <w:sz w:val="24"/>
          <w:szCs w:val="24"/>
        </w:rPr>
        <w:lastRenderedPageBreak/>
        <w:t>extended</w:t>
      </w:r>
      <w:r w:rsidRPr="00333E4A">
        <w:rPr>
          <w:rFonts w:ascii="Garamond" w:hAnsi="Garamond"/>
          <w:spacing w:val="-4"/>
          <w:sz w:val="24"/>
          <w:szCs w:val="24"/>
        </w:rPr>
        <w:t xml:space="preserve"> </w:t>
      </w:r>
      <w:r w:rsidRPr="00333E4A">
        <w:rPr>
          <w:rFonts w:ascii="Garamond" w:hAnsi="Garamond"/>
          <w:sz w:val="24"/>
          <w:szCs w:val="24"/>
        </w:rPr>
        <w:t>for</w:t>
      </w:r>
      <w:r w:rsidRPr="00333E4A">
        <w:rPr>
          <w:rFonts w:ascii="Garamond" w:hAnsi="Garamond"/>
          <w:spacing w:val="-4"/>
          <w:sz w:val="24"/>
          <w:szCs w:val="24"/>
        </w:rPr>
        <w:t xml:space="preserve"> </w:t>
      </w:r>
      <w:r w:rsidRPr="00333E4A">
        <w:rPr>
          <w:rFonts w:ascii="Garamond" w:hAnsi="Garamond"/>
          <w:sz w:val="24"/>
          <w:szCs w:val="24"/>
        </w:rPr>
        <w:t>Sixty</w:t>
      </w:r>
      <w:r w:rsidRPr="00333E4A">
        <w:rPr>
          <w:rFonts w:ascii="Garamond" w:hAnsi="Garamond"/>
          <w:spacing w:val="-3"/>
          <w:sz w:val="24"/>
          <w:szCs w:val="24"/>
        </w:rPr>
        <w:t xml:space="preserve"> </w:t>
      </w:r>
      <w:r w:rsidRPr="00333E4A">
        <w:rPr>
          <w:rFonts w:ascii="Garamond" w:hAnsi="Garamond"/>
          <w:sz w:val="24"/>
          <w:szCs w:val="24"/>
        </w:rPr>
        <w:t>(60)</w:t>
      </w:r>
      <w:r w:rsidRPr="00333E4A">
        <w:rPr>
          <w:rFonts w:ascii="Garamond" w:hAnsi="Garamond"/>
          <w:spacing w:val="-5"/>
          <w:sz w:val="24"/>
          <w:szCs w:val="24"/>
        </w:rPr>
        <w:t xml:space="preserve"> </w:t>
      </w:r>
      <w:r w:rsidRPr="00333E4A">
        <w:rPr>
          <w:rFonts w:ascii="Garamond" w:hAnsi="Garamond"/>
          <w:sz w:val="24"/>
          <w:szCs w:val="24"/>
        </w:rPr>
        <w:t>months</w:t>
      </w:r>
      <w:r w:rsidRPr="00333E4A">
        <w:rPr>
          <w:rFonts w:ascii="Garamond" w:hAnsi="Garamond"/>
          <w:spacing w:val="-3"/>
          <w:sz w:val="24"/>
          <w:szCs w:val="24"/>
        </w:rPr>
        <w:t xml:space="preserve"> </w:t>
      </w:r>
      <w:r w:rsidRPr="00333E4A">
        <w:rPr>
          <w:rFonts w:ascii="Garamond" w:hAnsi="Garamond"/>
          <w:sz w:val="24"/>
          <w:szCs w:val="24"/>
        </w:rPr>
        <w:t>beginning</w:t>
      </w:r>
      <w:r w:rsidRPr="00333E4A">
        <w:rPr>
          <w:rFonts w:ascii="Garamond" w:hAnsi="Garamond"/>
          <w:spacing w:val="-6"/>
          <w:sz w:val="24"/>
          <w:szCs w:val="24"/>
        </w:rPr>
        <w:t xml:space="preserve"> </w:t>
      </w:r>
      <w:r w:rsidRPr="00333E4A">
        <w:rPr>
          <w:rFonts w:ascii="Garamond" w:hAnsi="Garamond"/>
          <w:sz w:val="24"/>
          <w:szCs w:val="24"/>
        </w:rPr>
        <w:t>November</w:t>
      </w:r>
      <w:r w:rsidRPr="00333E4A">
        <w:rPr>
          <w:rFonts w:ascii="Garamond" w:hAnsi="Garamond"/>
          <w:spacing w:val="-5"/>
          <w:sz w:val="24"/>
          <w:szCs w:val="24"/>
        </w:rPr>
        <w:t xml:space="preserve"> </w:t>
      </w:r>
      <w:r w:rsidRPr="00333E4A">
        <w:rPr>
          <w:rFonts w:ascii="Garamond" w:hAnsi="Garamond"/>
          <w:sz w:val="24"/>
          <w:szCs w:val="24"/>
        </w:rPr>
        <w:t>1,</w:t>
      </w:r>
      <w:r w:rsidRPr="00333E4A">
        <w:rPr>
          <w:rFonts w:ascii="Garamond" w:hAnsi="Garamond"/>
          <w:spacing w:val="-4"/>
          <w:sz w:val="24"/>
          <w:szCs w:val="24"/>
        </w:rPr>
        <w:t xml:space="preserve"> </w:t>
      </w:r>
      <w:proofErr w:type="gramStart"/>
      <w:r w:rsidRPr="00333E4A">
        <w:rPr>
          <w:rFonts w:ascii="Garamond" w:hAnsi="Garamond"/>
          <w:sz w:val="24"/>
          <w:szCs w:val="24"/>
        </w:rPr>
        <w:t>202</w:t>
      </w:r>
      <w:r w:rsidR="00075539" w:rsidRPr="00333E4A">
        <w:rPr>
          <w:rFonts w:ascii="Garamond" w:hAnsi="Garamond"/>
          <w:sz w:val="24"/>
          <w:szCs w:val="24"/>
        </w:rPr>
        <w:t>5</w:t>
      </w:r>
      <w:proofErr w:type="gramEnd"/>
      <w:r w:rsidRPr="00333E4A">
        <w:rPr>
          <w:rFonts w:ascii="Garamond" w:hAnsi="Garamond"/>
          <w:spacing w:val="-4"/>
          <w:sz w:val="24"/>
          <w:szCs w:val="24"/>
        </w:rPr>
        <w:t xml:space="preserve"> </w:t>
      </w:r>
      <w:r w:rsidRPr="00333E4A">
        <w:rPr>
          <w:rFonts w:ascii="Garamond" w:hAnsi="Garamond"/>
          <w:sz w:val="24"/>
          <w:szCs w:val="24"/>
        </w:rPr>
        <w:t>and</w:t>
      </w:r>
      <w:r w:rsidRPr="00333E4A">
        <w:rPr>
          <w:rFonts w:ascii="Garamond" w:hAnsi="Garamond"/>
          <w:spacing w:val="-4"/>
          <w:sz w:val="24"/>
          <w:szCs w:val="24"/>
        </w:rPr>
        <w:t xml:space="preserve"> </w:t>
      </w:r>
      <w:r w:rsidRPr="00333E4A">
        <w:rPr>
          <w:rFonts w:ascii="Garamond" w:hAnsi="Garamond"/>
          <w:sz w:val="24"/>
          <w:szCs w:val="24"/>
        </w:rPr>
        <w:t>expiring</w:t>
      </w:r>
      <w:r w:rsidRPr="00333E4A">
        <w:rPr>
          <w:rFonts w:ascii="Garamond" w:hAnsi="Garamond"/>
          <w:spacing w:val="-3"/>
          <w:sz w:val="24"/>
          <w:szCs w:val="24"/>
        </w:rPr>
        <w:t xml:space="preserve"> </w:t>
      </w:r>
      <w:r w:rsidRPr="00333E4A">
        <w:rPr>
          <w:rFonts w:ascii="Garamond" w:hAnsi="Garamond"/>
          <w:sz w:val="24"/>
          <w:szCs w:val="24"/>
        </w:rPr>
        <w:t>October 31, 20</w:t>
      </w:r>
      <w:r w:rsidR="007A4025">
        <w:rPr>
          <w:rFonts w:ascii="Garamond" w:hAnsi="Garamond"/>
          <w:sz w:val="24"/>
          <w:szCs w:val="24"/>
        </w:rPr>
        <w:t>30</w:t>
      </w:r>
      <w:r w:rsidRPr="00333E4A">
        <w:rPr>
          <w:rFonts w:ascii="Garamond" w:hAnsi="Garamond"/>
          <w:sz w:val="24"/>
          <w:szCs w:val="24"/>
        </w:rPr>
        <w:t xml:space="preserve"> (“</w:t>
      </w:r>
      <w:r w:rsidR="00075539" w:rsidRPr="00333E4A">
        <w:rPr>
          <w:rFonts w:ascii="Garamond" w:hAnsi="Garamond"/>
          <w:b/>
          <w:sz w:val="24"/>
          <w:szCs w:val="24"/>
        </w:rPr>
        <w:t>Third</w:t>
      </w:r>
      <w:r w:rsidRPr="00333E4A">
        <w:rPr>
          <w:rFonts w:ascii="Garamond" w:hAnsi="Garamond"/>
          <w:b/>
          <w:sz w:val="24"/>
          <w:szCs w:val="24"/>
        </w:rPr>
        <w:t xml:space="preserve"> Extension Term</w:t>
      </w:r>
      <w:r w:rsidRPr="00333E4A">
        <w:rPr>
          <w:rFonts w:ascii="Garamond" w:hAnsi="Garamond"/>
          <w:sz w:val="24"/>
          <w:szCs w:val="24"/>
        </w:rPr>
        <w:t>”).</w:t>
      </w:r>
    </w:p>
    <w:p w14:paraId="28D8549B" w14:textId="77777777" w:rsidR="007A4025" w:rsidRPr="00333E4A" w:rsidRDefault="007A4025" w:rsidP="00333E4A">
      <w:pPr>
        <w:pStyle w:val="BodyText"/>
        <w:spacing w:before="2"/>
        <w:jc w:val="both"/>
        <w:rPr>
          <w:rFonts w:ascii="Garamond" w:hAnsi="Garamond"/>
        </w:rPr>
      </w:pPr>
    </w:p>
    <w:p w14:paraId="0CBC174D" w14:textId="77777777" w:rsidR="00075539" w:rsidRPr="00333E4A" w:rsidRDefault="00B635C9" w:rsidP="00333E4A">
      <w:pPr>
        <w:pStyle w:val="ListParagraph"/>
        <w:numPr>
          <w:ilvl w:val="0"/>
          <w:numId w:val="1"/>
        </w:numPr>
        <w:tabs>
          <w:tab w:val="left" w:pos="841"/>
        </w:tabs>
        <w:spacing w:line="208" w:lineRule="auto"/>
        <w:ind w:right="108"/>
        <w:jc w:val="both"/>
        <w:rPr>
          <w:rFonts w:ascii="Garamond" w:hAnsi="Garamond"/>
          <w:sz w:val="24"/>
          <w:szCs w:val="24"/>
        </w:rPr>
      </w:pPr>
      <w:r w:rsidRPr="00333E4A">
        <w:rPr>
          <w:rFonts w:ascii="Garamond" w:hAnsi="Garamond"/>
          <w:sz w:val="24"/>
          <w:szCs w:val="24"/>
        </w:rPr>
        <w:t>During</w:t>
      </w:r>
      <w:r w:rsidRPr="00333E4A">
        <w:rPr>
          <w:rFonts w:ascii="Garamond" w:hAnsi="Garamond"/>
          <w:spacing w:val="-4"/>
          <w:sz w:val="24"/>
          <w:szCs w:val="24"/>
        </w:rPr>
        <w:t xml:space="preserve"> </w:t>
      </w:r>
      <w:r w:rsidRPr="00333E4A">
        <w:rPr>
          <w:rFonts w:ascii="Garamond" w:hAnsi="Garamond"/>
          <w:sz w:val="24"/>
          <w:szCs w:val="24"/>
        </w:rPr>
        <w:t>the</w:t>
      </w:r>
      <w:r w:rsidRPr="00333E4A">
        <w:rPr>
          <w:rFonts w:ascii="Garamond" w:hAnsi="Garamond"/>
          <w:spacing w:val="-4"/>
          <w:sz w:val="24"/>
          <w:szCs w:val="24"/>
        </w:rPr>
        <w:t xml:space="preserve"> </w:t>
      </w:r>
      <w:r w:rsidR="00075539" w:rsidRPr="00333E4A">
        <w:rPr>
          <w:rFonts w:ascii="Garamond" w:hAnsi="Garamond"/>
          <w:sz w:val="24"/>
          <w:szCs w:val="24"/>
        </w:rPr>
        <w:t>Third</w:t>
      </w:r>
      <w:r w:rsidRPr="00333E4A">
        <w:rPr>
          <w:rFonts w:ascii="Garamond" w:hAnsi="Garamond"/>
          <w:spacing w:val="-5"/>
          <w:sz w:val="24"/>
          <w:szCs w:val="24"/>
        </w:rPr>
        <w:t xml:space="preserve"> </w:t>
      </w:r>
      <w:r w:rsidRPr="00333E4A">
        <w:rPr>
          <w:rFonts w:ascii="Garamond" w:hAnsi="Garamond"/>
          <w:sz w:val="24"/>
          <w:szCs w:val="24"/>
        </w:rPr>
        <w:t>Extension</w:t>
      </w:r>
      <w:r w:rsidRPr="00333E4A">
        <w:rPr>
          <w:rFonts w:ascii="Garamond" w:hAnsi="Garamond"/>
          <w:spacing w:val="-3"/>
          <w:sz w:val="24"/>
          <w:szCs w:val="24"/>
        </w:rPr>
        <w:t xml:space="preserve"> </w:t>
      </w:r>
      <w:r w:rsidRPr="00333E4A">
        <w:rPr>
          <w:rFonts w:ascii="Garamond" w:hAnsi="Garamond"/>
          <w:sz w:val="24"/>
          <w:szCs w:val="24"/>
        </w:rPr>
        <w:t>Term,</w:t>
      </w:r>
      <w:r w:rsidRPr="00333E4A">
        <w:rPr>
          <w:rFonts w:ascii="Garamond" w:hAnsi="Garamond"/>
          <w:spacing w:val="-4"/>
          <w:sz w:val="24"/>
          <w:szCs w:val="24"/>
        </w:rPr>
        <w:t xml:space="preserve"> </w:t>
      </w:r>
      <w:r w:rsidRPr="00333E4A">
        <w:rPr>
          <w:rFonts w:ascii="Garamond" w:hAnsi="Garamond"/>
          <w:sz w:val="24"/>
          <w:szCs w:val="24"/>
        </w:rPr>
        <w:t>the</w:t>
      </w:r>
      <w:r w:rsidRPr="00333E4A">
        <w:rPr>
          <w:rFonts w:ascii="Garamond" w:hAnsi="Garamond"/>
          <w:spacing w:val="-5"/>
          <w:sz w:val="24"/>
          <w:szCs w:val="24"/>
        </w:rPr>
        <w:t xml:space="preserve"> </w:t>
      </w:r>
      <w:r w:rsidRPr="00333E4A">
        <w:rPr>
          <w:rFonts w:ascii="Garamond" w:hAnsi="Garamond"/>
          <w:sz w:val="24"/>
          <w:szCs w:val="24"/>
        </w:rPr>
        <w:t>Total</w:t>
      </w:r>
      <w:r w:rsidRPr="00333E4A">
        <w:rPr>
          <w:rFonts w:ascii="Garamond" w:hAnsi="Garamond"/>
          <w:spacing w:val="-3"/>
          <w:sz w:val="24"/>
          <w:szCs w:val="24"/>
        </w:rPr>
        <w:t xml:space="preserve"> </w:t>
      </w:r>
      <w:r w:rsidRPr="00333E4A">
        <w:rPr>
          <w:rFonts w:ascii="Garamond" w:hAnsi="Garamond"/>
          <w:sz w:val="24"/>
          <w:szCs w:val="24"/>
        </w:rPr>
        <w:t>Monthly</w:t>
      </w:r>
      <w:r w:rsidRPr="00333E4A">
        <w:rPr>
          <w:rFonts w:ascii="Garamond" w:hAnsi="Garamond"/>
          <w:spacing w:val="-5"/>
          <w:sz w:val="24"/>
          <w:szCs w:val="24"/>
        </w:rPr>
        <w:t xml:space="preserve"> </w:t>
      </w:r>
      <w:r w:rsidRPr="00333E4A">
        <w:rPr>
          <w:rFonts w:ascii="Garamond" w:hAnsi="Garamond"/>
          <w:sz w:val="24"/>
          <w:szCs w:val="24"/>
        </w:rPr>
        <w:t>Rental</w:t>
      </w:r>
      <w:r w:rsidRPr="00333E4A">
        <w:rPr>
          <w:rFonts w:ascii="Garamond" w:hAnsi="Garamond"/>
          <w:spacing w:val="-4"/>
          <w:sz w:val="24"/>
          <w:szCs w:val="24"/>
        </w:rPr>
        <w:t xml:space="preserve"> </w:t>
      </w:r>
      <w:r w:rsidRPr="00333E4A">
        <w:rPr>
          <w:rFonts w:ascii="Garamond" w:hAnsi="Garamond"/>
          <w:sz w:val="24"/>
          <w:szCs w:val="24"/>
        </w:rPr>
        <w:t>Payment</w:t>
      </w:r>
      <w:r w:rsidRPr="00333E4A">
        <w:rPr>
          <w:rFonts w:ascii="Garamond" w:hAnsi="Garamond"/>
          <w:spacing w:val="-4"/>
          <w:sz w:val="24"/>
          <w:szCs w:val="24"/>
        </w:rPr>
        <w:t xml:space="preserve"> </w:t>
      </w:r>
      <w:r w:rsidRPr="00333E4A">
        <w:rPr>
          <w:rFonts w:ascii="Garamond" w:hAnsi="Garamond"/>
          <w:sz w:val="24"/>
          <w:szCs w:val="24"/>
        </w:rPr>
        <w:t>shall</w:t>
      </w:r>
      <w:r w:rsidRPr="00333E4A">
        <w:rPr>
          <w:rFonts w:ascii="Garamond" w:hAnsi="Garamond"/>
          <w:spacing w:val="-4"/>
          <w:sz w:val="24"/>
          <w:szCs w:val="24"/>
        </w:rPr>
        <w:t xml:space="preserve"> </w:t>
      </w:r>
      <w:r w:rsidRPr="00333E4A">
        <w:rPr>
          <w:rFonts w:ascii="Garamond" w:hAnsi="Garamond"/>
          <w:sz w:val="24"/>
          <w:szCs w:val="24"/>
        </w:rPr>
        <w:t>be</w:t>
      </w:r>
      <w:r w:rsidRPr="00333E4A">
        <w:rPr>
          <w:rFonts w:ascii="Garamond" w:hAnsi="Garamond"/>
          <w:spacing w:val="-5"/>
          <w:sz w:val="24"/>
          <w:szCs w:val="24"/>
        </w:rPr>
        <w:t xml:space="preserve"> </w:t>
      </w:r>
      <w:r w:rsidRPr="00333E4A">
        <w:rPr>
          <w:rFonts w:ascii="Garamond" w:hAnsi="Garamond"/>
          <w:sz w:val="24"/>
          <w:szCs w:val="24"/>
        </w:rPr>
        <w:t xml:space="preserve">calculated </w:t>
      </w:r>
      <w:r w:rsidR="00075539" w:rsidRPr="00333E4A">
        <w:rPr>
          <w:rFonts w:ascii="Garamond" w:hAnsi="Garamond"/>
          <w:sz w:val="24"/>
          <w:szCs w:val="24"/>
        </w:rPr>
        <w:t>as follows:</w:t>
      </w:r>
    </w:p>
    <w:p w14:paraId="7F9393BE" w14:textId="77777777" w:rsidR="007A4025" w:rsidRPr="00333E4A" w:rsidRDefault="007A4025" w:rsidP="00333E4A">
      <w:pPr>
        <w:pStyle w:val="ListParagraph"/>
        <w:rPr>
          <w:rFonts w:ascii="Garamond" w:hAnsi="Garamond"/>
          <w:sz w:val="24"/>
          <w:szCs w:val="24"/>
        </w:rPr>
      </w:pPr>
    </w:p>
    <w:tbl>
      <w:tblPr>
        <w:tblW w:w="9170" w:type="dxa"/>
        <w:tblLook w:val="04A0" w:firstRow="1" w:lastRow="0" w:firstColumn="1" w:lastColumn="0" w:noHBand="0" w:noVBand="1"/>
      </w:tblPr>
      <w:tblGrid>
        <w:gridCol w:w="3500"/>
        <w:gridCol w:w="1710"/>
        <w:gridCol w:w="1980"/>
        <w:gridCol w:w="1980"/>
      </w:tblGrid>
      <w:tr w:rsidR="007A4025" w:rsidRPr="00333E4A" w14:paraId="581502AD" w14:textId="77777777" w:rsidTr="007A4025">
        <w:trPr>
          <w:trHeight w:val="330"/>
        </w:trPr>
        <w:tc>
          <w:tcPr>
            <w:tcW w:w="3500"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5FBC9C91" w14:textId="77777777" w:rsidR="00333E4A" w:rsidRPr="00333E4A" w:rsidRDefault="00333E4A" w:rsidP="00333E4A">
            <w:pPr>
              <w:widowControl/>
              <w:autoSpaceDE/>
              <w:autoSpaceDN/>
              <w:jc w:val="both"/>
              <w:rPr>
                <w:rFonts w:ascii="Garamond" w:hAnsi="Garamond" w:cs="Calibri"/>
                <w:b/>
                <w:bCs/>
                <w:color w:val="000000"/>
                <w:sz w:val="24"/>
                <w:szCs w:val="24"/>
                <w:lang w:bidi="ar-SA"/>
              </w:rPr>
            </w:pPr>
            <w:r w:rsidRPr="00333E4A">
              <w:rPr>
                <w:rFonts w:ascii="Garamond" w:hAnsi="Garamond" w:cs="Calibri"/>
                <w:b/>
                <w:bCs/>
                <w:color w:val="000000"/>
                <w:sz w:val="24"/>
                <w:szCs w:val="24"/>
                <w:lang w:bidi="ar-SA"/>
              </w:rPr>
              <w:t>RENEWAL TERM</w:t>
            </w:r>
          </w:p>
        </w:tc>
        <w:tc>
          <w:tcPr>
            <w:tcW w:w="1710" w:type="dxa"/>
            <w:tcBorders>
              <w:top w:val="nil"/>
              <w:left w:val="nil"/>
              <w:bottom w:val="nil"/>
              <w:right w:val="nil"/>
            </w:tcBorders>
            <w:shd w:val="clear" w:color="000000" w:fill="FFFFFF"/>
            <w:vAlign w:val="center"/>
            <w:hideMark/>
          </w:tcPr>
          <w:p w14:paraId="61CF4E00" w14:textId="77777777" w:rsidR="00333E4A" w:rsidRPr="00333E4A" w:rsidRDefault="00333E4A" w:rsidP="00333E4A">
            <w:pPr>
              <w:widowControl/>
              <w:autoSpaceDE/>
              <w:autoSpaceDN/>
              <w:jc w:val="both"/>
              <w:rPr>
                <w:rFonts w:ascii="Garamond" w:hAnsi="Garamond" w:cs="Calibri"/>
                <w:b/>
                <w:bCs/>
                <w:color w:val="000000"/>
                <w:sz w:val="24"/>
                <w:szCs w:val="24"/>
                <w:lang w:bidi="ar-SA"/>
              </w:rPr>
            </w:pPr>
            <w:r w:rsidRPr="00333E4A">
              <w:rPr>
                <w:rFonts w:ascii="Garamond" w:hAnsi="Garamond" w:cs="Calibri"/>
                <w:b/>
                <w:bCs/>
                <w:color w:val="000000"/>
                <w:sz w:val="24"/>
                <w:szCs w:val="24"/>
                <w:lang w:bidi="ar-SA"/>
              </w:rPr>
              <w:t> </w:t>
            </w:r>
          </w:p>
        </w:tc>
        <w:tc>
          <w:tcPr>
            <w:tcW w:w="1980" w:type="dxa"/>
            <w:tcBorders>
              <w:top w:val="nil"/>
              <w:left w:val="nil"/>
              <w:bottom w:val="nil"/>
              <w:right w:val="nil"/>
            </w:tcBorders>
            <w:shd w:val="clear" w:color="000000" w:fill="FFFFFF"/>
            <w:vAlign w:val="center"/>
            <w:hideMark/>
          </w:tcPr>
          <w:p w14:paraId="68F04258" w14:textId="77777777" w:rsidR="00333E4A" w:rsidRPr="00333E4A" w:rsidRDefault="00333E4A" w:rsidP="00333E4A">
            <w:pPr>
              <w:widowControl/>
              <w:autoSpaceDE/>
              <w:autoSpaceDN/>
              <w:jc w:val="both"/>
              <w:rPr>
                <w:rFonts w:ascii="Garamond" w:hAnsi="Garamond" w:cs="Calibri"/>
                <w:b/>
                <w:bCs/>
                <w:color w:val="000000"/>
                <w:sz w:val="24"/>
                <w:szCs w:val="24"/>
                <w:lang w:bidi="ar-SA"/>
              </w:rPr>
            </w:pPr>
            <w:r w:rsidRPr="00333E4A">
              <w:rPr>
                <w:rFonts w:ascii="Garamond" w:hAnsi="Garamond" w:cs="Calibri"/>
                <w:b/>
                <w:bCs/>
                <w:color w:val="000000"/>
                <w:sz w:val="24"/>
                <w:szCs w:val="24"/>
                <w:lang w:bidi="ar-SA"/>
              </w:rPr>
              <w:t> </w:t>
            </w:r>
          </w:p>
        </w:tc>
        <w:tc>
          <w:tcPr>
            <w:tcW w:w="1980" w:type="dxa"/>
            <w:tcBorders>
              <w:top w:val="nil"/>
              <w:left w:val="nil"/>
              <w:bottom w:val="nil"/>
              <w:right w:val="nil"/>
            </w:tcBorders>
            <w:shd w:val="clear" w:color="000000" w:fill="FFFFFF"/>
            <w:vAlign w:val="center"/>
            <w:hideMark/>
          </w:tcPr>
          <w:p w14:paraId="642E1CD5" w14:textId="77777777" w:rsidR="00333E4A" w:rsidRPr="00333E4A" w:rsidRDefault="00333E4A" w:rsidP="00333E4A">
            <w:pPr>
              <w:widowControl/>
              <w:autoSpaceDE/>
              <w:autoSpaceDN/>
              <w:jc w:val="both"/>
              <w:rPr>
                <w:rFonts w:ascii="Garamond" w:hAnsi="Garamond" w:cs="Calibri"/>
                <w:b/>
                <w:bCs/>
                <w:color w:val="000000"/>
                <w:sz w:val="24"/>
                <w:szCs w:val="24"/>
                <w:lang w:bidi="ar-SA"/>
              </w:rPr>
            </w:pPr>
            <w:r w:rsidRPr="00333E4A">
              <w:rPr>
                <w:rFonts w:ascii="Garamond" w:hAnsi="Garamond" w:cs="Calibri"/>
                <w:b/>
                <w:bCs/>
                <w:color w:val="000000"/>
                <w:sz w:val="24"/>
                <w:szCs w:val="24"/>
                <w:lang w:bidi="ar-SA"/>
              </w:rPr>
              <w:t> </w:t>
            </w:r>
          </w:p>
        </w:tc>
      </w:tr>
      <w:tr w:rsidR="007A4025" w:rsidRPr="00333E4A" w14:paraId="5B074B0C" w14:textId="77777777" w:rsidTr="007A4025">
        <w:trPr>
          <w:trHeight w:val="390"/>
        </w:trPr>
        <w:tc>
          <w:tcPr>
            <w:tcW w:w="3500" w:type="dxa"/>
            <w:tcBorders>
              <w:top w:val="nil"/>
              <w:left w:val="single" w:sz="8" w:space="0" w:color="auto"/>
              <w:bottom w:val="single" w:sz="4" w:space="0" w:color="auto"/>
              <w:right w:val="single" w:sz="4" w:space="0" w:color="auto"/>
            </w:tcBorders>
            <w:shd w:val="clear" w:color="000000" w:fill="FFE699"/>
            <w:vAlign w:val="center"/>
            <w:hideMark/>
          </w:tcPr>
          <w:p w14:paraId="391484E2"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UNIT 149</w:t>
            </w:r>
          </w:p>
        </w:tc>
        <w:tc>
          <w:tcPr>
            <w:tcW w:w="1710" w:type="dxa"/>
            <w:tcBorders>
              <w:top w:val="single" w:sz="8" w:space="0" w:color="auto"/>
              <w:left w:val="nil"/>
              <w:bottom w:val="single" w:sz="4" w:space="0" w:color="auto"/>
              <w:right w:val="single" w:sz="4" w:space="0" w:color="auto"/>
            </w:tcBorders>
            <w:shd w:val="clear" w:color="000000" w:fill="FFE699"/>
            <w:vAlign w:val="center"/>
            <w:hideMark/>
          </w:tcPr>
          <w:p w14:paraId="633AAA5E"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MONTH 1-60</w:t>
            </w:r>
          </w:p>
        </w:tc>
        <w:tc>
          <w:tcPr>
            <w:tcW w:w="1980" w:type="dxa"/>
            <w:tcBorders>
              <w:top w:val="single" w:sz="8" w:space="0" w:color="auto"/>
              <w:left w:val="nil"/>
              <w:bottom w:val="single" w:sz="4" w:space="0" w:color="auto"/>
              <w:right w:val="single" w:sz="8" w:space="0" w:color="auto"/>
            </w:tcBorders>
            <w:shd w:val="clear" w:color="000000" w:fill="FFE699"/>
            <w:vAlign w:val="center"/>
            <w:hideMark/>
          </w:tcPr>
          <w:p w14:paraId="5CA6B0F0"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4613</w:t>
            </w:r>
          </w:p>
        </w:tc>
        <w:tc>
          <w:tcPr>
            <w:tcW w:w="1980" w:type="dxa"/>
            <w:tcBorders>
              <w:top w:val="single" w:sz="8" w:space="0" w:color="auto"/>
              <w:left w:val="single" w:sz="4" w:space="0" w:color="auto"/>
              <w:bottom w:val="single" w:sz="4" w:space="0" w:color="auto"/>
              <w:right w:val="single" w:sz="8" w:space="0" w:color="auto"/>
            </w:tcBorders>
            <w:shd w:val="clear" w:color="000000" w:fill="FFE699"/>
            <w:vAlign w:val="center"/>
            <w:hideMark/>
          </w:tcPr>
          <w:p w14:paraId="01DECA66"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4613</w:t>
            </w:r>
          </w:p>
        </w:tc>
      </w:tr>
      <w:tr w:rsidR="007A4025" w:rsidRPr="00333E4A" w14:paraId="41B5735B" w14:textId="77777777" w:rsidTr="007A4025">
        <w:trPr>
          <w:trHeight w:val="330"/>
        </w:trPr>
        <w:tc>
          <w:tcPr>
            <w:tcW w:w="3500" w:type="dxa"/>
            <w:tcBorders>
              <w:top w:val="nil"/>
              <w:left w:val="single" w:sz="8" w:space="0" w:color="auto"/>
              <w:bottom w:val="single" w:sz="4" w:space="0" w:color="auto"/>
              <w:right w:val="single" w:sz="4" w:space="0" w:color="auto"/>
            </w:tcBorders>
            <w:shd w:val="clear" w:color="000000" w:fill="B4C6E7"/>
            <w:vAlign w:val="center"/>
            <w:hideMark/>
          </w:tcPr>
          <w:p w14:paraId="41D6FAB5" w14:textId="7F434E33"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RENT ITEM </w:t>
            </w:r>
          </w:p>
        </w:tc>
        <w:tc>
          <w:tcPr>
            <w:tcW w:w="1710" w:type="dxa"/>
            <w:tcBorders>
              <w:top w:val="nil"/>
              <w:left w:val="nil"/>
              <w:bottom w:val="single" w:sz="4" w:space="0" w:color="auto"/>
              <w:right w:val="single" w:sz="4" w:space="0" w:color="auto"/>
            </w:tcBorders>
            <w:shd w:val="clear" w:color="000000" w:fill="B4C6E7"/>
            <w:vAlign w:val="center"/>
            <w:hideMark/>
          </w:tcPr>
          <w:p w14:paraId="6F5CB915" w14:textId="1150BF6A"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PER </w:t>
            </w:r>
            <w:r w:rsidR="007A4025">
              <w:rPr>
                <w:rFonts w:ascii="Garamond" w:hAnsi="Garamond" w:cs="Calibri"/>
                <w:b/>
                <w:bCs/>
                <w:color w:val="000000"/>
                <w:sz w:val="24"/>
                <w:szCs w:val="24"/>
                <w:lang w:bidi="ar-SA"/>
              </w:rPr>
              <w:t>SQ FT</w:t>
            </w:r>
          </w:p>
        </w:tc>
        <w:tc>
          <w:tcPr>
            <w:tcW w:w="1980" w:type="dxa"/>
            <w:tcBorders>
              <w:top w:val="nil"/>
              <w:left w:val="nil"/>
              <w:bottom w:val="single" w:sz="4" w:space="0" w:color="auto"/>
              <w:right w:val="single" w:sz="8" w:space="0" w:color="auto"/>
            </w:tcBorders>
            <w:shd w:val="clear" w:color="000000" w:fill="B4C6E7"/>
            <w:vAlign w:val="center"/>
            <w:hideMark/>
          </w:tcPr>
          <w:p w14:paraId="533557D5"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PER MONTH </w:t>
            </w:r>
          </w:p>
        </w:tc>
        <w:tc>
          <w:tcPr>
            <w:tcW w:w="1980" w:type="dxa"/>
            <w:tcBorders>
              <w:top w:val="nil"/>
              <w:left w:val="single" w:sz="4" w:space="0" w:color="auto"/>
              <w:bottom w:val="single" w:sz="4" w:space="0" w:color="auto"/>
              <w:right w:val="single" w:sz="8" w:space="0" w:color="auto"/>
            </w:tcBorders>
            <w:shd w:val="clear" w:color="000000" w:fill="B4C6E7"/>
            <w:vAlign w:val="center"/>
            <w:hideMark/>
          </w:tcPr>
          <w:p w14:paraId="4077744D" w14:textId="2D61224E"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PER </w:t>
            </w:r>
            <w:r w:rsidR="008C401B">
              <w:rPr>
                <w:rFonts w:ascii="Garamond" w:hAnsi="Garamond" w:cs="Calibri"/>
                <w:b/>
                <w:bCs/>
                <w:color w:val="000000"/>
                <w:sz w:val="24"/>
                <w:szCs w:val="24"/>
                <w:lang w:bidi="ar-SA"/>
              </w:rPr>
              <w:t>YEAR</w:t>
            </w:r>
            <w:r w:rsidRPr="00333E4A">
              <w:rPr>
                <w:rFonts w:ascii="Garamond" w:hAnsi="Garamond" w:cs="Calibri"/>
                <w:b/>
                <w:bCs/>
                <w:color w:val="000000"/>
                <w:sz w:val="24"/>
                <w:szCs w:val="24"/>
                <w:lang w:bidi="ar-SA"/>
              </w:rPr>
              <w:t xml:space="preserve"> </w:t>
            </w:r>
          </w:p>
        </w:tc>
      </w:tr>
      <w:tr w:rsidR="007A4025" w:rsidRPr="00333E4A" w14:paraId="6C7A171B"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69174B8A" w14:textId="49EF0B38"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BA</w:t>
            </w:r>
            <w:r w:rsidR="007A4025" w:rsidRPr="007A4025">
              <w:rPr>
                <w:rFonts w:ascii="Garamond" w:hAnsi="Garamond" w:cs="Calibri"/>
                <w:color w:val="000000"/>
                <w:sz w:val="20"/>
                <w:szCs w:val="20"/>
                <w:lang w:bidi="ar-SA"/>
              </w:rPr>
              <w:t>SE RENT</w:t>
            </w:r>
          </w:p>
        </w:tc>
        <w:tc>
          <w:tcPr>
            <w:tcW w:w="1710" w:type="dxa"/>
            <w:tcBorders>
              <w:top w:val="nil"/>
              <w:left w:val="nil"/>
              <w:bottom w:val="single" w:sz="4" w:space="0" w:color="auto"/>
              <w:right w:val="single" w:sz="4" w:space="0" w:color="auto"/>
            </w:tcBorders>
            <w:shd w:val="clear" w:color="auto" w:fill="auto"/>
            <w:vAlign w:val="center"/>
            <w:hideMark/>
          </w:tcPr>
          <w:p w14:paraId="3DB9D309" w14:textId="551E98C0"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17.25 </w:t>
            </w:r>
          </w:p>
        </w:tc>
        <w:tc>
          <w:tcPr>
            <w:tcW w:w="1980" w:type="dxa"/>
            <w:tcBorders>
              <w:top w:val="nil"/>
              <w:left w:val="nil"/>
              <w:bottom w:val="single" w:sz="4" w:space="0" w:color="auto"/>
              <w:right w:val="single" w:sz="8" w:space="0" w:color="auto"/>
            </w:tcBorders>
            <w:shd w:val="clear" w:color="auto" w:fill="auto"/>
            <w:vAlign w:val="center"/>
            <w:hideMark/>
          </w:tcPr>
          <w:p w14:paraId="1CE1DB4F" w14:textId="17B70289"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6,631.19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1FA733C7" w14:textId="5BCD82B4"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79,574.25 </w:t>
            </w:r>
          </w:p>
        </w:tc>
      </w:tr>
      <w:tr w:rsidR="007A4025" w:rsidRPr="00333E4A" w14:paraId="25C64437"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22D56165" w14:textId="2E9C703F" w:rsidR="00333E4A" w:rsidRPr="00333E4A" w:rsidRDefault="007A4025" w:rsidP="007A4025">
            <w:pPr>
              <w:widowControl/>
              <w:autoSpaceDE/>
              <w:autoSpaceDN/>
              <w:rPr>
                <w:rFonts w:ascii="Garamond" w:hAnsi="Garamond" w:cs="Calibri"/>
                <w:color w:val="000000"/>
                <w:sz w:val="20"/>
                <w:szCs w:val="20"/>
                <w:lang w:bidi="ar-SA"/>
              </w:rPr>
            </w:pPr>
            <w:r w:rsidRPr="007A4025">
              <w:rPr>
                <w:rFonts w:ascii="Garamond" w:hAnsi="Garamond" w:cs="Calibri"/>
                <w:color w:val="000000"/>
                <w:sz w:val="20"/>
                <w:szCs w:val="20"/>
                <w:lang w:bidi="ar-SA"/>
              </w:rPr>
              <w:t>COMMON AREA MAINTENANCE</w:t>
            </w:r>
          </w:p>
        </w:tc>
        <w:tc>
          <w:tcPr>
            <w:tcW w:w="1710" w:type="dxa"/>
            <w:tcBorders>
              <w:top w:val="nil"/>
              <w:left w:val="nil"/>
              <w:bottom w:val="single" w:sz="4" w:space="0" w:color="auto"/>
              <w:right w:val="single" w:sz="4" w:space="0" w:color="auto"/>
            </w:tcBorders>
            <w:shd w:val="clear" w:color="auto" w:fill="auto"/>
            <w:vAlign w:val="center"/>
            <w:hideMark/>
          </w:tcPr>
          <w:p w14:paraId="6F061975" w14:textId="4FCDD6A5"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2.10 </w:t>
            </w:r>
          </w:p>
        </w:tc>
        <w:tc>
          <w:tcPr>
            <w:tcW w:w="1980" w:type="dxa"/>
            <w:tcBorders>
              <w:top w:val="nil"/>
              <w:left w:val="nil"/>
              <w:bottom w:val="single" w:sz="4" w:space="0" w:color="auto"/>
              <w:right w:val="single" w:sz="8" w:space="0" w:color="auto"/>
            </w:tcBorders>
            <w:shd w:val="clear" w:color="auto" w:fill="auto"/>
            <w:vAlign w:val="center"/>
            <w:hideMark/>
          </w:tcPr>
          <w:p w14:paraId="580B9F6E" w14:textId="1FDA6FD7"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807.28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50F0179A" w14:textId="08A50AFA"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9,687.30 </w:t>
            </w:r>
          </w:p>
        </w:tc>
      </w:tr>
      <w:tr w:rsidR="007A4025" w:rsidRPr="00333E4A" w14:paraId="34A101CB"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4233C095" w14:textId="73615E7B" w:rsidR="00333E4A" w:rsidRPr="00333E4A" w:rsidRDefault="007A4025" w:rsidP="007A4025">
            <w:pPr>
              <w:widowControl/>
              <w:autoSpaceDE/>
              <w:autoSpaceDN/>
              <w:rPr>
                <w:rFonts w:ascii="Garamond" w:hAnsi="Garamond" w:cs="Calibri"/>
                <w:color w:val="000000"/>
                <w:sz w:val="20"/>
                <w:szCs w:val="20"/>
                <w:lang w:bidi="ar-SA"/>
              </w:rPr>
            </w:pPr>
            <w:r>
              <w:rPr>
                <w:rFonts w:ascii="Garamond" w:hAnsi="Garamond" w:cs="Calibri"/>
                <w:color w:val="000000"/>
                <w:sz w:val="20"/>
                <w:szCs w:val="20"/>
                <w:lang w:bidi="ar-SA"/>
              </w:rPr>
              <w:t>TAXES</w:t>
            </w:r>
          </w:p>
        </w:tc>
        <w:tc>
          <w:tcPr>
            <w:tcW w:w="1710" w:type="dxa"/>
            <w:tcBorders>
              <w:top w:val="nil"/>
              <w:left w:val="nil"/>
              <w:bottom w:val="single" w:sz="4" w:space="0" w:color="auto"/>
              <w:right w:val="single" w:sz="4" w:space="0" w:color="auto"/>
            </w:tcBorders>
            <w:shd w:val="clear" w:color="auto" w:fill="auto"/>
            <w:vAlign w:val="center"/>
            <w:hideMark/>
          </w:tcPr>
          <w:p w14:paraId="566FDC5C" w14:textId="080C02A3"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0.95 </w:t>
            </w:r>
          </w:p>
        </w:tc>
        <w:tc>
          <w:tcPr>
            <w:tcW w:w="1980" w:type="dxa"/>
            <w:tcBorders>
              <w:top w:val="nil"/>
              <w:left w:val="nil"/>
              <w:bottom w:val="single" w:sz="4" w:space="0" w:color="auto"/>
              <w:right w:val="single" w:sz="8" w:space="0" w:color="auto"/>
            </w:tcBorders>
            <w:shd w:val="clear" w:color="auto" w:fill="auto"/>
            <w:vAlign w:val="center"/>
            <w:hideMark/>
          </w:tcPr>
          <w:p w14:paraId="1C659329" w14:textId="39634407"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365.20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7FCB4848" w14:textId="1EB89D4B"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4,382.35 </w:t>
            </w:r>
          </w:p>
        </w:tc>
      </w:tr>
      <w:tr w:rsidR="007A4025" w:rsidRPr="00333E4A" w14:paraId="27CA9246"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1FCEAA88" w14:textId="7E261FCB" w:rsidR="00333E4A" w:rsidRPr="00333E4A" w:rsidRDefault="007A4025" w:rsidP="007A4025">
            <w:pPr>
              <w:widowControl/>
              <w:autoSpaceDE/>
              <w:autoSpaceDN/>
              <w:rPr>
                <w:rFonts w:ascii="Garamond" w:hAnsi="Garamond" w:cs="Calibri"/>
                <w:color w:val="000000"/>
                <w:sz w:val="20"/>
                <w:szCs w:val="20"/>
                <w:lang w:bidi="ar-SA"/>
              </w:rPr>
            </w:pPr>
            <w:r>
              <w:rPr>
                <w:rFonts w:ascii="Garamond" w:hAnsi="Garamond" w:cs="Calibri"/>
                <w:color w:val="000000"/>
                <w:sz w:val="20"/>
                <w:szCs w:val="20"/>
                <w:lang w:bidi="ar-SA"/>
              </w:rPr>
              <w:t>INSURANCE</w:t>
            </w:r>
          </w:p>
        </w:tc>
        <w:tc>
          <w:tcPr>
            <w:tcW w:w="1710" w:type="dxa"/>
            <w:tcBorders>
              <w:top w:val="nil"/>
              <w:left w:val="nil"/>
              <w:bottom w:val="single" w:sz="4" w:space="0" w:color="auto"/>
              <w:right w:val="single" w:sz="4" w:space="0" w:color="auto"/>
            </w:tcBorders>
            <w:shd w:val="clear" w:color="auto" w:fill="auto"/>
            <w:vAlign w:val="center"/>
            <w:hideMark/>
          </w:tcPr>
          <w:p w14:paraId="5670D874" w14:textId="121ADDBD"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1.95 </w:t>
            </w:r>
          </w:p>
        </w:tc>
        <w:tc>
          <w:tcPr>
            <w:tcW w:w="1980" w:type="dxa"/>
            <w:tcBorders>
              <w:top w:val="nil"/>
              <w:left w:val="nil"/>
              <w:bottom w:val="single" w:sz="4" w:space="0" w:color="auto"/>
              <w:right w:val="single" w:sz="8" w:space="0" w:color="auto"/>
            </w:tcBorders>
            <w:shd w:val="clear" w:color="auto" w:fill="auto"/>
            <w:vAlign w:val="center"/>
            <w:hideMark/>
          </w:tcPr>
          <w:p w14:paraId="422CCB0F" w14:textId="45782175"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749.61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4B76CE06" w14:textId="640946C0" w:rsidR="00333E4A" w:rsidRPr="00333E4A" w:rsidRDefault="00333E4A" w:rsidP="007A4025">
            <w:pPr>
              <w:widowControl/>
              <w:autoSpaceDE/>
              <w:autoSpaceDN/>
              <w:rPr>
                <w:rFonts w:ascii="Garamond" w:hAnsi="Garamond" w:cs="Calibri"/>
                <w:color w:val="000000"/>
                <w:sz w:val="20"/>
                <w:szCs w:val="20"/>
                <w:lang w:bidi="ar-SA"/>
              </w:rPr>
            </w:pPr>
            <w:r w:rsidRPr="00333E4A">
              <w:rPr>
                <w:rFonts w:ascii="Garamond" w:hAnsi="Garamond" w:cs="Calibri"/>
                <w:color w:val="000000"/>
                <w:sz w:val="20"/>
                <w:szCs w:val="20"/>
                <w:lang w:bidi="ar-SA"/>
              </w:rPr>
              <w:t xml:space="preserve"> $                </w:t>
            </w:r>
            <w:r w:rsidR="007A4025">
              <w:rPr>
                <w:rFonts w:ascii="Garamond" w:hAnsi="Garamond" w:cs="Calibri"/>
                <w:color w:val="000000"/>
                <w:sz w:val="20"/>
                <w:szCs w:val="20"/>
                <w:lang w:bidi="ar-SA"/>
              </w:rPr>
              <w:t xml:space="preserve">   </w:t>
            </w:r>
            <w:r w:rsidRPr="00333E4A">
              <w:rPr>
                <w:rFonts w:ascii="Garamond" w:hAnsi="Garamond" w:cs="Calibri"/>
                <w:color w:val="000000"/>
                <w:sz w:val="20"/>
                <w:szCs w:val="20"/>
                <w:lang w:bidi="ar-SA"/>
              </w:rPr>
              <w:t xml:space="preserve">8,995.35 </w:t>
            </w:r>
          </w:p>
        </w:tc>
      </w:tr>
      <w:tr w:rsidR="007A4025" w:rsidRPr="00333E4A" w14:paraId="12817251" w14:textId="77777777" w:rsidTr="007A4025">
        <w:trPr>
          <w:trHeight w:val="330"/>
        </w:trPr>
        <w:tc>
          <w:tcPr>
            <w:tcW w:w="3500" w:type="dxa"/>
            <w:tcBorders>
              <w:top w:val="nil"/>
              <w:left w:val="single" w:sz="8" w:space="0" w:color="auto"/>
              <w:bottom w:val="single" w:sz="8" w:space="0" w:color="auto"/>
              <w:right w:val="single" w:sz="4" w:space="0" w:color="auto"/>
            </w:tcBorders>
            <w:shd w:val="clear" w:color="000000" w:fill="C6E0B4"/>
            <w:vAlign w:val="center"/>
            <w:hideMark/>
          </w:tcPr>
          <w:p w14:paraId="215A55F5"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TOTAL  </w:t>
            </w:r>
          </w:p>
        </w:tc>
        <w:tc>
          <w:tcPr>
            <w:tcW w:w="1710" w:type="dxa"/>
            <w:tcBorders>
              <w:top w:val="nil"/>
              <w:left w:val="nil"/>
              <w:bottom w:val="single" w:sz="8" w:space="0" w:color="auto"/>
              <w:right w:val="single" w:sz="4" w:space="0" w:color="auto"/>
            </w:tcBorders>
            <w:shd w:val="clear" w:color="000000" w:fill="C6E0B4"/>
            <w:vAlign w:val="center"/>
            <w:hideMark/>
          </w:tcPr>
          <w:p w14:paraId="21A05945" w14:textId="2F1F3285"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   </w:t>
            </w:r>
            <w:r w:rsidR="007A4025">
              <w:rPr>
                <w:rFonts w:ascii="Garamond" w:hAnsi="Garamond" w:cs="Calibri"/>
                <w:b/>
                <w:bCs/>
                <w:color w:val="000000"/>
                <w:sz w:val="24"/>
                <w:szCs w:val="24"/>
                <w:lang w:bidi="ar-SA"/>
              </w:rPr>
              <w:t xml:space="preserve">          </w:t>
            </w:r>
            <w:r w:rsidRPr="00333E4A">
              <w:rPr>
                <w:rFonts w:ascii="Garamond" w:hAnsi="Garamond" w:cs="Calibri"/>
                <w:b/>
                <w:bCs/>
                <w:color w:val="000000"/>
                <w:sz w:val="24"/>
                <w:szCs w:val="24"/>
                <w:lang w:bidi="ar-SA"/>
              </w:rPr>
              <w:t xml:space="preserve">22.25 </w:t>
            </w:r>
          </w:p>
        </w:tc>
        <w:tc>
          <w:tcPr>
            <w:tcW w:w="1980" w:type="dxa"/>
            <w:tcBorders>
              <w:top w:val="nil"/>
              <w:left w:val="nil"/>
              <w:bottom w:val="single" w:sz="8" w:space="0" w:color="auto"/>
              <w:right w:val="single" w:sz="8" w:space="0" w:color="auto"/>
            </w:tcBorders>
            <w:shd w:val="clear" w:color="000000" w:fill="C6E0B4"/>
            <w:vAlign w:val="center"/>
            <w:hideMark/>
          </w:tcPr>
          <w:p w14:paraId="1F8D6790" w14:textId="77777777"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          8,553.27 </w:t>
            </w:r>
          </w:p>
        </w:tc>
        <w:tc>
          <w:tcPr>
            <w:tcW w:w="1980" w:type="dxa"/>
            <w:tcBorders>
              <w:top w:val="nil"/>
              <w:left w:val="single" w:sz="4" w:space="0" w:color="auto"/>
              <w:bottom w:val="single" w:sz="8" w:space="0" w:color="auto"/>
              <w:right w:val="single" w:sz="8" w:space="0" w:color="auto"/>
            </w:tcBorders>
            <w:shd w:val="clear" w:color="000000" w:fill="C6E0B4"/>
            <w:vAlign w:val="center"/>
            <w:hideMark/>
          </w:tcPr>
          <w:p w14:paraId="0ECABB55" w14:textId="6593F099" w:rsidR="00333E4A" w:rsidRPr="00333E4A" w:rsidRDefault="00333E4A" w:rsidP="007A4025">
            <w:pPr>
              <w:widowControl/>
              <w:autoSpaceDE/>
              <w:autoSpaceDN/>
              <w:rPr>
                <w:rFonts w:ascii="Garamond" w:hAnsi="Garamond" w:cs="Calibri"/>
                <w:b/>
                <w:bCs/>
                <w:color w:val="000000"/>
                <w:sz w:val="24"/>
                <w:szCs w:val="24"/>
                <w:lang w:bidi="ar-SA"/>
              </w:rPr>
            </w:pPr>
            <w:r w:rsidRPr="00333E4A">
              <w:rPr>
                <w:rFonts w:ascii="Garamond" w:hAnsi="Garamond" w:cs="Calibri"/>
                <w:b/>
                <w:bCs/>
                <w:color w:val="000000"/>
                <w:sz w:val="24"/>
                <w:szCs w:val="24"/>
                <w:lang w:bidi="ar-SA"/>
              </w:rPr>
              <w:t xml:space="preserve"> $        </w:t>
            </w:r>
            <w:r w:rsidR="007A4025">
              <w:rPr>
                <w:rFonts w:ascii="Garamond" w:hAnsi="Garamond" w:cs="Calibri"/>
                <w:b/>
                <w:bCs/>
                <w:color w:val="000000"/>
                <w:sz w:val="24"/>
                <w:szCs w:val="24"/>
                <w:lang w:bidi="ar-SA"/>
              </w:rPr>
              <w:t xml:space="preserve"> </w:t>
            </w:r>
            <w:r w:rsidRPr="00333E4A">
              <w:rPr>
                <w:rFonts w:ascii="Garamond" w:hAnsi="Garamond" w:cs="Calibri"/>
                <w:b/>
                <w:bCs/>
                <w:color w:val="000000"/>
                <w:sz w:val="24"/>
                <w:szCs w:val="24"/>
                <w:lang w:bidi="ar-SA"/>
              </w:rPr>
              <w:t xml:space="preserve">102,639.25 </w:t>
            </w:r>
          </w:p>
        </w:tc>
      </w:tr>
    </w:tbl>
    <w:p w14:paraId="26D695C1" w14:textId="77777777" w:rsidR="00075539" w:rsidRPr="007A4025" w:rsidRDefault="00075539" w:rsidP="007A4025">
      <w:pPr>
        <w:rPr>
          <w:rFonts w:ascii="Garamond" w:hAnsi="Garamond"/>
          <w:sz w:val="24"/>
          <w:szCs w:val="24"/>
        </w:rPr>
      </w:pPr>
    </w:p>
    <w:p w14:paraId="3F4A69EA" w14:textId="1743F52F" w:rsidR="00A96A24" w:rsidRDefault="00B635C9" w:rsidP="00333E4A">
      <w:pPr>
        <w:pStyle w:val="ListParagraph"/>
        <w:numPr>
          <w:ilvl w:val="0"/>
          <w:numId w:val="1"/>
        </w:numPr>
        <w:tabs>
          <w:tab w:val="left" w:pos="850"/>
        </w:tabs>
        <w:spacing w:before="99" w:line="208" w:lineRule="auto"/>
        <w:ind w:left="850"/>
        <w:jc w:val="both"/>
        <w:rPr>
          <w:rFonts w:ascii="Garamond" w:hAnsi="Garamond"/>
          <w:sz w:val="24"/>
          <w:szCs w:val="24"/>
        </w:rPr>
      </w:pPr>
      <w:r w:rsidRPr="00333E4A">
        <w:rPr>
          <w:rFonts w:ascii="Garamond" w:hAnsi="Garamond"/>
          <w:sz w:val="24"/>
          <w:szCs w:val="24"/>
        </w:rPr>
        <w:t>Lessee</w:t>
      </w:r>
      <w:r w:rsidRPr="00333E4A">
        <w:rPr>
          <w:rFonts w:ascii="Garamond" w:hAnsi="Garamond"/>
          <w:spacing w:val="-13"/>
          <w:sz w:val="24"/>
          <w:szCs w:val="24"/>
        </w:rPr>
        <w:t xml:space="preserve"> </w:t>
      </w:r>
      <w:r w:rsidRPr="00333E4A">
        <w:rPr>
          <w:rFonts w:ascii="Garamond" w:hAnsi="Garamond"/>
          <w:sz w:val="24"/>
          <w:szCs w:val="24"/>
        </w:rPr>
        <w:t>shall</w:t>
      </w:r>
      <w:r w:rsidRPr="00333E4A">
        <w:rPr>
          <w:rFonts w:ascii="Garamond" w:hAnsi="Garamond"/>
          <w:spacing w:val="-10"/>
          <w:sz w:val="24"/>
          <w:szCs w:val="24"/>
        </w:rPr>
        <w:t xml:space="preserve"> </w:t>
      </w:r>
      <w:r w:rsidRPr="00333E4A">
        <w:rPr>
          <w:rFonts w:ascii="Garamond" w:hAnsi="Garamond"/>
          <w:sz w:val="24"/>
          <w:szCs w:val="24"/>
        </w:rPr>
        <w:t>have</w:t>
      </w:r>
      <w:r w:rsidRPr="00333E4A">
        <w:rPr>
          <w:rFonts w:ascii="Garamond" w:hAnsi="Garamond"/>
          <w:spacing w:val="-12"/>
          <w:sz w:val="24"/>
          <w:szCs w:val="24"/>
        </w:rPr>
        <w:t xml:space="preserve"> </w:t>
      </w:r>
      <w:r w:rsidRPr="00333E4A">
        <w:rPr>
          <w:rFonts w:ascii="Garamond" w:hAnsi="Garamond"/>
          <w:sz w:val="24"/>
          <w:szCs w:val="24"/>
        </w:rPr>
        <w:t>the</w:t>
      </w:r>
      <w:r w:rsidRPr="00333E4A">
        <w:rPr>
          <w:rFonts w:ascii="Garamond" w:hAnsi="Garamond"/>
          <w:spacing w:val="-12"/>
          <w:sz w:val="24"/>
          <w:szCs w:val="24"/>
        </w:rPr>
        <w:t xml:space="preserve"> </w:t>
      </w:r>
      <w:r w:rsidRPr="00333E4A">
        <w:rPr>
          <w:rFonts w:ascii="Garamond" w:hAnsi="Garamond"/>
          <w:sz w:val="24"/>
          <w:szCs w:val="24"/>
        </w:rPr>
        <w:t>option</w:t>
      </w:r>
      <w:r w:rsidRPr="00333E4A">
        <w:rPr>
          <w:rFonts w:ascii="Garamond" w:hAnsi="Garamond"/>
          <w:spacing w:val="-10"/>
          <w:sz w:val="24"/>
          <w:szCs w:val="24"/>
        </w:rPr>
        <w:t xml:space="preserve"> </w:t>
      </w:r>
      <w:r w:rsidRPr="00333E4A">
        <w:rPr>
          <w:rFonts w:ascii="Garamond" w:hAnsi="Garamond"/>
          <w:sz w:val="24"/>
          <w:szCs w:val="24"/>
        </w:rPr>
        <w:t>to</w:t>
      </w:r>
      <w:r w:rsidRPr="00333E4A">
        <w:rPr>
          <w:rFonts w:ascii="Garamond" w:hAnsi="Garamond"/>
          <w:spacing w:val="-11"/>
          <w:sz w:val="24"/>
          <w:szCs w:val="24"/>
        </w:rPr>
        <w:t xml:space="preserve"> </w:t>
      </w:r>
      <w:r w:rsidRPr="00333E4A">
        <w:rPr>
          <w:rFonts w:ascii="Garamond" w:hAnsi="Garamond"/>
          <w:sz w:val="24"/>
          <w:szCs w:val="24"/>
        </w:rPr>
        <w:t>renew</w:t>
      </w:r>
      <w:r w:rsidRPr="00333E4A">
        <w:rPr>
          <w:rFonts w:ascii="Garamond" w:hAnsi="Garamond"/>
          <w:spacing w:val="-12"/>
          <w:sz w:val="24"/>
          <w:szCs w:val="24"/>
        </w:rPr>
        <w:t xml:space="preserve"> </w:t>
      </w:r>
      <w:r w:rsidRPr="00333E4A">
        <w:rPr>
          <w:rFonts w:ascii="Garamond" w:hAnsi="Garamond"/>
          <w:sz w:val="24"/>
          <w:szCs w:val="24"/>
        </w:rPr>
        <w:t>the</w:t>
      </w:r>
      <w:r w:rsidRPr="00333E4A">
        <w:rPr>
          <w:rFonts w:ascii="Garamond" w:hAnsi="Garamond"/>
          <w:spacing w:val="-12"/>
          <w:sz w:val="24"/>
          <w:szCs w:val="24"/>
        </w:rPr>
        <w:t xml:space="preserve"> </w:t>
      </w:r>
      <w:r w:rsidRPr="00333E4A">
        <w:rPr>
          <w:rFonts w:ascii="Garamond" w:hAnsi="Garamond"/>
          <w:sz w:val="24"/>
          <w:szCs w:val="24"/>
        </w:rPr>
        <w:t>Lease</w:t>
      </w:r>
      <w:r w:rsidRPr="00333E4A">
        <w:rPr>
          <w:rFonts w:ascii="Garamond" w:hAnsi="Garamond"/>
          <w:spacing w:val="-12"/>
          <w:sz w:val="24"/>
          <w:szCs w:val="24"/>
        </w:rPr>
        <w:t xml:space="preserve"> </w:t>
      </w:r>
      <w:r w:rsidRPr="00333E4A">
        <w:rPr>
          <w:rFonts w:ascii="Garamond" w:hAnsi="Garamond"/>
          <w:sz w:val="24"/>
          <w:szCs w:val="24"/>
        </w:rPr>
        <w:t>Agreement</w:t>
      </w:r>
      <w:r w:rsidRPr="00333E4A">
        <w:rPr>
          <w:rFonts w:ascii="Garamond" w:hAnsi="Garamond"/>
          <w:spacing w:val="-8"/>
          <w:sz w:val="24"/>
          <w:szCs w:val="24"/>
        </w:rPr>
        <w:t xml:space="preserve"> </w:t>
      </w:r>
      <w:r w:rsidRPr="00333E4A">
        <w:rPr>
          <w:rFonts w:ascii="Garamond" w:hAnsi="Garamond"/>
          <w:sz w:val="24"/>
          <w:szCs w:val="24"/>
        </w:rPr>
        <w:t>for</w:t>
      </w:r>
      <w:r w:rsidRPr="00333E4A">
        <w:rPr>
          <w:rFonts w:ascii="Garamond" w:hAnsi="Garamond"/>
          <w:spacing w:val="-13"/>
          <w:sz w:val="24"/>
          <w:szCs w:val="24"/>
        </w:rPr>
        <w:t xml:space="preserve"> </w:t>
      </w:r>
      <w:r w:rsidRPr="00333E4A">
        <w:rPr>
          <w:rFonts w:ascii="Garamond" w:hAnsi="Garamond"/>
          <w:sz w:val="24"/>
          <w:szCs w:val="24"/>
        </w:rPr>
        <w:t>one</w:t>
      </w:r>
      <w:r w:rsidRPr="00333E4A">
        <w:rPr>
          <w:rFonts w:ascii="Garamond" w:hAnsi="Garamond"/>
          <w:spacing w:val="-12"/>
          <w:sz w:val="24"/>
          <w:szCs w:val="24"/>
        </w:rPr>
        <w:t xml:space="preserve"> </w:t>
      </w:r>
      <w:r w:rsidRPr="00333E4A">
        <w:rPr>
          <w:rFonts w:ascii="Garamond" w:hAnsi="Garamond"/>
          <w:sz w:val="24"/>
          <w:szCs w:val="24"/>
        </w:rPr>
        <w:t>(1)</w:t>
      </w:r>
      <w:r w:rsidRPr="00333E4A">
        <w:rPr>
          <w:rFonts w:ascii="Garamond" w:hAnsi="Garamond"/>
          <w:spacing w:val="-12"/>
          <w:sz w:val="24"/>
          <w:szCs w:val="24"/>
        </w:rPr>
        <w:t xml:space="preserve"> </w:t>
      </w:r>
      <w:r w:rsidRPr="00333E4A">
        <w:rPr>
          <w:rFonts w:ascii="Garamond" w:hAnsi="Garamond"/>
          <w:sz w:val="24"/>
          <w:szCs w:val="24"/>
        </w:rPr>
        <w:t>additional</w:t>
      </w:r>
      <w:r w:rsidRPr="00333E4A">
        <w:rPr>
          <w:rFonts w:ascii="Garamond" w:hAnsi="Garamond"/>
          <w:spacing w:val="-11"/>
          <w:sz w:val="24"/>
          <w:szCs w:val="24"/>
        </w:rPr>
        <w:t xml:space="preserve"> </w:t>
      </w:r>
      <w:r w:rsidRPr="00333E4A">
        <w:rPr>
          <w:rFonts w:ascii="Garamond" w:hAnsi="Garamond"/>
          <w:sz w:val="24"/>
          <w:szCs w:val="24"/>
        </w:rPr>
        <w:t>sixty</w:t>
      </w:r>
      <w:r w:rsidRPr="00333E4A">
        <w:rPr>
          <w:rFonts w:ascii="Garamond" w:hAnsi="Garamond"/>
          <w:spacing w:val="-10"/>
          <w:sz w:val="24"/>
          <w:szCs w:val="24"/>
        </w:rPr>
        <w:t xml:space="preserve"> </w:t>
      </w:r>
      <w:r w:rsidRPr="00333E4A">
        <w:rPr>
          <w:rFonts w:ascii="Garamond" w:hAnsi="Garamond"/>
          <w:sz w:val="24"/>
          <w:szCs w:val="24"/>
        </w:rPr>
        <w:t xml:space="preserve">(60) month term upon the expiration of the </w:t>
      </w:r>
      <w:r w:rsidR="007A4025">
        <w:rPr>
          <w:rFonts w:ascii="Garamond" w:hAnsi="Garamond"/>
          <w:sz w:val="24"/>
          <w:szCs w:val="24"/>
        </w:rPr>
        <w:t>Third</w:t>
      </w:r>
      <w:r w:rsidRPr="00333E4A">
        <w:rPr>
          <w:rFonts w:ascii="Garamond" w:hAnsi="Garamond"/>
          <w:sz w:val="24"/>
          <w:szCs w:val="24"/>
        </w:rPr>
        <w:t xml:space="preserve"> Extension Term (“</w:t>
      </w:r>
      <w:r w:rsidRPr="00333E4A">
        <w:rPr>
          <w:rFonts w:ascii="Garamond" w:hAnsi="Garamond"/>
          <w:b/>
          <w:sz w:val="24"/>
          <w:szCs w:val="24"/>
        </w:rPr>
        <w:t>Option Term</w:t>
      </w:r>
      <w:r w:rsidRPr="00333E4A">
        <w:rPr>
          <w:rFonts w:ascii="Garamond" w:hAnsi="Garamond"/>
          <w:sz w:val="24"/>
          <w:szCs w:val="24"/>
        </w:rPr>
        <w:t xml:space="preserve">”). During the Option Term, the Total Monthly Rental Payment shall be calculated </w:t>
      </w:r>
      <w:r w:rsidR="007A4025">
        <w:rPr>
          <w:rFonts w:ascii="Garamond" w:hAnsi="Garamond"/>
          <w:sz w:val="24"/>
          <w:szCs w:val="24"/>
        </w:rPr>
        <w:t>as follows:</w:t>
      </w:r>
    </w:p>
    <w:p w14:paraId="658A9951" w14:textId="77777777" w:rsidR="007A4025" w:rsidRDefault="007A4025" w:rsidP="007A4025">
      <w:pPr>
        <w:pStyle w:val="ListParagraph"/>
        <w:tabs>
          <w:tab w:val="left" w:pos="850"/>
        </w:tabs>
        <w:spacing w:before="99" w:line="208" w:lineRule="auto"/>
        <w:ind w:left="850" w:firstLine="0"/>
        <w:jc w:val="left"/>
        <w:rPr>
          <w:rFonts w:ascii="Garamond" w:hAnsi="Garamond"/>
          <w:sz w:val="24"/>
          <w:szCs w:val="24"/>
        </w:rPr>
      </w:pPr>
    </w:p>
    <w:tbl>
      <w:tblPr>
        <w:tblW w:w="9170" w:type="dxa"/>
        <w:tblLook w:val="04A0" w:firstRow="1" w:lastRow="0" w:firstColumn="1" w:lastColumn="0" w:noHBand="0" w:noVBand="1"/>
      </w:tblPr>
      <w:tblGrid>
        <w:gridCol w:w="3500"/>
        <w:gridCol w:w="1710"/>
        <w:gridCol w:w="1980"/>
        <w:gridCol w:w="1980"/>
      </w:tblGrid>
      <w:tr w:rsidR="007A4025" w:rsidRPr="007A4025" w14:paraId="3C195976" w14:textId="77777777" w:rsidTr="007A4025">
        <w:trPr>
          <w:trHeight w:val="330"/>
        </w:trPr>
        <w:tc>
          <w:tcPr>
            <w:tcW w:w="35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DC7587B"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OPTION TERM </w:t>
            </w:r>
          </w:p>
        </w:tc>
        <w:tc>
          <w:tcPr>
            <w:tcW w:w="1710" w:type="dxa"/>
            <w:tcBorders>
              <w:top w:val="nil"/>
              <w:left w:val="nil"/>
              <w:bottom w:val="nil"/>
              <w:right w:val="nil"/>
            </w:tcBorders>
            <w:shd w:val="clear" w:color="auto" w:fill="auto"/>
            <w:noWrap/>
            <w:vAlign w:val="bottom"/>
            <w:hideMark/>
          </w:tcPr>
          <w:p w14:paraId="739A32F5" w14:textId="77777777" w:rsidR="007A4025" w:rsidRPr="007A4025" w:rsidRDefault="007A4025" w:rsidP="007A4025">
            <w:pPr>
              <w:widowControl/>
              <w:autoSpaceDE/>
              <w:autoSpaceDN/>
              <w:jc w:val="both"/>
              <w:rPr>
                <w:rFonts w:ascii="Garamond" w:hAnsi="Garamond" w:cs="Calibri"/>
                <w:b/>
                <w:bCs/>
                <w:color w:val="000000"/>
                <w:sz w:val="24"/>
                <w:szCs w:val="24"/>
                <w:lang w:bidi="ar-SA"/>
              </w:rPr>
            </w:pPr>
          </w:p>
        </w:tc>
        <w:tc>
          <w:tcPr>
            <w:tcW w:w="1980" w:type="dxa"/>
            <w:tcBorders>
              <w:top w:val="nil"/>
              <w:left w:val="nil"/>
              <w:bottom w:val="nil"/>
              <w:right w:val="nil"/>
            </w:tcBorders>
            <w:shd w:val="clear" w:color="auto" w:fill="auto"/>
            <w:noWrap/>
            <w:vAlign w:val="bottom"/>
            <w:hideMark/>
          </w:tcPr>
          <w:p w14:paraId="7DA1DDC2" w14:textId="77777777" w:rsidR="007A4025" w:rsidRPr="007A4025" w:rsidRDefault="007A4025" w:rsidP="007A4025">
            <w:pPr>
              <w:widowControl/>
              <w:autoSpaceDE/>
              <w:autoSpaceDN/>
              <w:jc w:val="both"/>
              <w:rPr>
                <w:sz w:val="20"/>
                <w:szCs w:val="20"/>
                <w:lang w:bidi="ar-SA"/>
              </w:rPr>
            </w:pPr>
          </w:p>
        </w:tc>
        <w:tc>
          <w:tcPr>
            <w:tcW w:w="1980" w:type="dxa"/>
            <w:tcBorders>
              <w:top w:val="nil"/>
              <w:left w:val="nil"/>
              <w:bottom w:val="nil"/>
              <w:right w:val="nil"/>
            </w:tcBorders>
            <w:shd w:val="clear" w:color="auto" w:fill="auto"/>
            <w:noWrap/>
            <w:vAlign w:val="bottom"/>
            <w:hideMark/>
          </w:tcPr>
          <w:p w14:paraId="45C545F3" w14:textId="77777777" w:rsidR="007A4025" w:rsidRPr="007A4025" w:rsidRDefault="007A4025" w:rsidP="007A4025">
            <w:pPr>
              <w:widowControl/>
              <w:autoSpaceDE/>
              <w:autoSpaceDN/>
              <w:jc w:val="both"/>
              <w:rPr>
                <w:sz w:val="20"/>
                <w:szCs w:val="20"/>
                <w:lang w:bidi="ar-SA"/>
              </w:rPr>
            </w:pPr>
          </w:p>
        </w:tc>
      </w:tr>
      <w:tr w:rsidR="007A4025" w:rsidRPr="007A4025" w14:paraId="7AE0F259" w14:textId="77777777" w:rsidTr="007A4025">
        <w:trPr>
          <w:trHeight w:val="296"/>
        </w:trPr>
        <w:tc>
          <w:tcPr>
            <w:tcW w:w="3500" w:type="dxa"/>
            <w:tcBorders>
              <w:top w:val="nil"/>
              <w:left w:val="single" w:sz="8" w:space="0" w:color="auto"/>
              <w:bottom w:val="single" w:sz="4" w:space="0" w:color="auto"/>
              <w:right w:val="single" w:sz="4" w:space="0" w:color="auto"/>
            </w:tcBorders>
            <w:shd w:val="clear" w:color="000000" w:fill="FFE699"/>
            <w:vAlign w:val="center"/>
            <w:hideMark/>
          </w:tcPr>
          <w:p w14:paraId="3389EA12"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UNIT 149</w:t>
            </w:r>
          </w:p>
        </w:tc>
        <w:tc>
          <w:tcPr>
            <w:tcW w:w="1710" w:type="dxa"/>
            <w:tcBorders>
              <w:top w:val="single" w:sz="8" w:space="0" w:color="auto"/>
              <w:left w:val="nil"/>
              <w:bottom w:val="single" w:sz="4" w:space="0" w:color="auto"/>
              <w:right w:val="single" w:sz="4" w:space="0" w:color="auto"/>
            </w:tcBorders>
            <w:shd w:val="clear" w:color="000000" w:fill="FFE699"/>
            <w:vAlign w:val="center"/>
            <w:hideMark/>
          </w:tcPr>
          <w:p w14:paraId="4CE58516"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MONTH 1-60</w:t>
            </w:r>
          </w:p>
        </w:tc>
        <w:tc>
          <w:tcPr>
            <w:tcW w:w="1980" w:type="dxa"/>
            <w:tcBorders>
              <w:top w:val="single" w:sz="8" w:space="0" w:color="auto"/>
              <w:left w:val="nil"/>
              <w:bottom w:val="single" w:sz="4" w:space="0" w:color="auto"/>
              <w:right w:val="single" w:sz="8" w:space="0" w:color="auto"/>
            </w:tcBorders>
            <w:shd w:val="clear" w:color="000000" w:fill="FFE699"/>
            <w:vAlign w:val="center"/>
            <w:hideMark/>
          </w:tcPr>
          <w:p w14:paraId="1C2F80F3"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4613</w:t>
            </w:r>
          </w:p>
        </w:tc>
        <w:tc>
          <w:tcPr>
            <w:tcW w:w="1980" w:type="dxa"/>
            <w:tcBorders>
              <w:top w:val="single" w:sz="8" w:space="0" w:color="auto"/>
              <w:left w:val="single" w:sz="4" w:space="0" w:color="auto"/>
              <w:bottom w:val="single" w:sz="4" w:space="0" w:color="auto"/>
              <w:right w:val="single" w:sz="8" w:space="0" w:color="auto"/>
            </w:tcBorders>
            <w:shd w:val="clear" w:color="000000" w:fill="FFE699"/>
            <w:vAlign w:val="center"/>
            <w:hideMark/>
          </w:tcPr>
          <w:p w14:paraId="6572A997"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4613</w:t>
            </w:r>
          </w:p>
        </w:tc>
      </w:tr>
      <w:tr w:rsidR="007A4025" w:rsidRPr="007A4025" w14:paraId="6F96E870" w14:textId="77777777" w:rsidTr="007A4025">
        <w:trPr>
          <w:trHeight w:val="330"/>
        </w:trPr>
        <w:tc>
          <w:tcPr>
            <w:tcW w:w="3500" w:type="dxa"/>
            <w:tcBorders>
              <w:top w:val="nil"/>
              <w:left w:val="single" w:sz="8" w:space="0" w:color="auto"/>
              <w:bottom w:val="single" w:sz="4" w:space="0" w:color="auto"/>
              <w:right w:val="single" w:sz="4" w:space="0" w:color="auto"/>
            </w:tcBorders>
            <w:shd w:val="clear" w:color="000000" w:fill="B4C6E7"/>
            <w:vAlign w:val="center"/>
            <w:hideMark/>
          </w:tcPr>
          <w:p w14:paraId="22BE4123" w14:textId="541C0884"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RENT ITEM </w:t>
            </w:r>
          </w:p>
        </w:tc>
        <w:tc>
          <w:tcPr>
            <w:tcW w:w="1710" w:type="dxa"/>
            <w:tcBorders>
              <w:top w:val="nil"/>
              <w:left w:val="nil"/>
              <w:bottom w:val="single" w:sz="4" w:space="0" w:color="auto"/>
              <w:right w:val="single" w:sz="4" w:space="0" w:color="auto"/>
            </w:tcBorders>
            <w:shd w:val="clear" w:color="000000" w:fill="B4C6E7"/>
            <w:vAlign w:val="center"/>
            <w:hideMark/>
          </w:tcPr>
          <w:p w14:paraId="77D5987B" w14:textId="4A8DA0A2"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PER </w:t>
            </w:r>
            <w:r>
              <w:rPr>
                <w:rFonts w:ascii="Garamond" w:hAnsi="Garamond" w:cs="Calibri"/>
                <w:b/>
                <w:bCs/>
                <w:color w:val="000000"/>
                <w:sz w:val="24"/>
                <w:szCs w:val="24"/>
                <w:lang w:bidi="ar-SA"/>
              </w:rPr>
              <w:t>SQ FT</w:t>
            </w:r>
            <w:r w:rsidRPr="007A4025">
              <w:rPr>
                <w:rFonts w:ascii="Garamond" w:hAnsi="Garamond" w:cs="Calibri"/>
                <w:b/>
                <w:bCs/>
                <w:color w:val="000000"/>
                <w:sz w:val="24"/>
                <w:szCs w:val="24"/>
                <w:lang w:bidi="ar-SA"/>
              </w:rPr>
              <w:t> </w:t>
            </w:r>
          </w:p>
        </w:tc>
        <w:tc>
          <w:tcPr>
            <w:tcW w:w="1980" w:type="dxa"/>
            <w:tcBorders>
              <w:top w:val="nil"/>
              <w:left w:val="nil"/>
              <w:bottom w:val="single" w:sz="4" w:space="0" w:color="auto"/>
              <w:right w:val="single" w:sz="8" w:space="0" w:color="auto"/>
            </w:tcBorders>
            <w:shd w:val="clear" w:color="000000" w:fill="B4C6E7"/>
            <w:vAlign w:val="center"/>
            <w:hideMark/>
          </w:tcPr>
          <w:p w14:paraId="58478C6F"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PER MONTH </w:t>
            </w:r>
          </w:p>
        </w:tc>
        <w:tc>
          <w:tcPr>
            <w:tcW w:w="1980" w:type="dxa"/>
            <w:tcBorders>
              <w:top w:val="nil"/>
              <w:left w:val="single" w:sz="4" w:space="0" w:color="auto"/>
              <w:bottom w:val="single" w:sz="4" w:space="0" w:color="auto"/>
              <w:right w:val="single" w:sz="8" w:space="0" w:color="auto"/>
            </w:tcBorders>
            <w:shd w:val="clear" w:color="000000" w:fill="B4C6E7"/>
            <w:vAlign w:val="center"/>
            <w:hideMark/>
          </w:tcPr>
          <w:p w14:paraId="4BE371F0" w14:textId="64508F72"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PER </w:t>
            </w:r>
            <w:r w:rsidR="008C401B">
              <w:rPr>
                <w:rFonts w:ascii="Garamond" w:hAnsi="Garamond" w:cs="Calibri"/>
                <w:b/>
                <w:bCs/>
                <w:color w:val="000000"/>
                <w:sz w:val="24"/>
                <w:szCs w:val="24"/>
                <w:lang w:bidi="ar-SA"/>
              </w:rPr>
              <w:t>YEAR</w:t>
            </w:r>
            <w:r w:rsidRPr="007A4025">
              <w:rPr>
                <w:rFonts w:ascii="Garamond" w:hAnsi="Garamond" w:cs="Calibri"/>
                <w:b/>
                <w:bCs/>
                <w:color w:val="000000"/>
                <w:sz w:val="24"/>
                <w:szCs w:val="24"/>
                <w:lang w:bidi="ar-SA"/>
              </w:rPr>
              <w:t xml:space="preserve"> </w:t>
            </w:r>
          </w:p>
        </w:tc>
      </w:tr>
      <w:tr w:rsidR="007A4025" w:rsidRPr="007A4025" w14:paraId="79A949C1"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0B60123E" w14:textId="709F3B8B" w:rsidR="007A4025" w:rsidRPr="007A4025" w:rsidRDefault="007A4025" w:rsidP="007A4025">
            <w:pPr>
              <w:widowControl/>
              <w:autoSpaceDE/>
              <w:autoSpaceDN/>
              <w:jc w:val="both"/>
              <w:rPr>
                <w:rFonts w:ascii="Garamond" w:hAnsi="Garamond" w:cs="Calibri"/>
                <w:color w:val="000000"/>
                <w:sz w:val="20"/>
                <w:szCs w:val="20"/>
                <w:lang w:bidi="ar-SA"/>
              </w:rPr>
            </w:pPr>
            <w:r w:rsidRPr="00333E4A">
              <w:rPr>
                <w:rFonts w:ascii="Garamond" w:hAnsi="Garamond" w:cs="Calibri"/>
                <w:color w:val="000000"/>
                <w:sz w:val="20"/>
                <w:szCs w:val="20"/>
                <w:lang w:bidi="ar-SA"/>
              </w:rPr>
              <w:t>BA</w:t>
            </w:r>
            <w:r w:rsidRPr="007A4025">
              <w:rPr>
                <w:rFonts w:ascii="Garamond" w:hAnsi="Garamond" w:cs="Calibri"/>
                <w:color w:val="000000"/>
                <w:sz w:val="20"/>
                <w:szCs w:val="20"/>
                <w:lang w:bidi="ar-SA"/>
              </w:rPr>
              <w:t>SE RENT</w:t>
            </w:r>
          </w:p>
        </w:tc>
        <w:tc>
          <w:tcPr>
            <w:tcW w:w="1710" w:type="dxa"/>
            <w:tcBorders>
              <w:top w:val="nil"/>
              <w:left w:val="nil"/>
              <w:bottom w:val="single" w:sz="4" w:space="0" w:color="auto"/>
              <w:right w:val="single" w:sz="4" w:space="0" w:color="auto"/>
            </w:tcBorders>
            <w:shd w:val="clear" w:color="auto" w:fill="auto"/>
            <w:vAlign w:val="center"/>
            <w:hideMark/>
          </w:tcPr>
          <w:p w14:paraId="7FA88A3E" w14:textId="401483F6"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19.25 </w:t>
            </w:r>
          </w:p>
        </w:tc>
        <w:tc>
          <w:tcPr>
            <w:tcW w:w="1980" w:type="dxa"/>
            <w:tcBorders>
              <w:top w:val="nil"/>
              <w:left w:val="nil"/>
              <w:bottom w:val="single" w:sz="4" w:space="0" w:color="auto"/>
              <w:right w:val="single" w:sz="8" w:space="0" w:color="auto"/>
            </w:tcBorders>
            <w:shd w:val="clear" w:color="auto" w:fill="auto"/>
            <w:vAlign w:val="center"/>
            <w:hideMark/>
          </w:tcPr>
          <w:p w14:paraId="7FCC75CA" w14:textId="5500ED43"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 </w:t>
            </w:r>
            <w:r>
              <w:rPr>
                <w:rFonts w:ascii="Garamond" w:hAnsi="Garamond" w:cs="Calibri"/>
                <w:color w:val="000000"/>
                <w:sz w:val="20"/>
                <w:szCs w:val="20"/>
                <w:lang w:bidi="ar-SA"/>
              </w:rPr>
              <w:t xml:space="preserve">  </w:t>
            </w:r>
            <w:del w:id="0" w:author="James McLaughlin" w:date="2025-04-03T11:24:00Z" w16du:dateUtc="2025-04-03T16:24:00Z">
              <w:r w:rsidRPr="007A4025" w:rsidDel="00D914F8">
                <w:rPr>
                  <w:rFonts w:ascii="Garamond" w:hAnsi="Garamond" w:cs="Calibri"/>
                  <w:color w:val="000000"/>
                  <w:sz w:val="20"/>
                  <w:szCs w:val="20"/>
                  <w:lang w:bidi="ar-SA"/>
                </w:rPr>
                <w:delText>7,400.02</w:delText>
              </w:r>
            </w:del>
            <w:ins w:id="1" w:author="James McLaughlin" w:date="2025-04-03T11:24:00Z" w16du:dateUtc="2025-04-03T16:24:00Z">
              <w:r w:rsidR="00D914F8">
                <w:rPr>
                  <w:rFonts w:ascii="Garamond" w:hAnsi="Garamond" w:cs="Calibri"/>
                  <w:color w:val="000000"/>
                  <w:sz w:val="20"/>
                  <w:szCs w:val="20"/>
                  <w:lang w:bidi="ar-SA"/>
                </w:rPr>
                <w:t>7,161.69</w:t>
              </w:r>
            </w:ins>
            <w:r w:rsidRPr="007A4025">
              <w:rPr>
                <w:rFonts w:ascii="Garamond" w:hAnsi="Garamond" w:cs="Calibri"/>
                <w:color w:val="000000"/>
                <w:sz w:val="20"/>
                <w:szCs w:val="20"/>
                <w:lang w:bidi="ar-SA"/>
              </w:rPr>
              <w:t xml:space="preserve">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61CFBD98" w14:textId="0ED8B469"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del w:id="2" w:author="James McLaughlin" w:date="2025-04-03T11:25:00Z" w16du:dateUtc="2025-04-03T16:25:00Z">
              <w:r w:rsidRPr="007A4025" w:rsidDel="00D914F8">
                <w:rPr>
                  <w:rFonts w:ascii="Garamond" w:hAnsi="Garamond" w:cs="Calibri"/>
                  <w:color w:val="000000"/>
                  <w:sz w:val="20"/>
                  <w:szCs w:val="20"/>
                  <w:lang w:bidi="ar-SA"/>
                </w:rPr>
                <w:delText>88,800.25</w:delText>
              </w:r>
            </w:del>
            <w:ins w:id="3" w:author="James McLaughlin" w:date="2025-04-03T11:25:00Z" w16du:dateUtc="2025-04-03T16:25:00Z">
              <w:r w:rsidR="00D914F8">
                <w:rPr>
                  <w:rFonts w:ascii="Garamond" w:hAnsi="Garamond" w:cs="Calibri"/>
                  <w:color w:val="000000"/>
                  <w:sz w:val="20"/>
                  <w:szCs w:val="20"/>
                  <w:lang w:bidi="ar-SA"/>
                </w:rPr>
                <w:t>85,940.22</w:t>
              </w:r>
            </w:ins>
            <w:r w:rsidRPr="007A4025">
              <w:rPr>
                <w:rFonts w:ascii="Garamond" w:hAnsi="Garamond" w:cs="Calibri"/>
                <w:color w:val="000000"/>
                <w:sz w:val="20"/>
                <w:szCs w:val="20"/>
                <w:lang w:bidi="ar-SA"/>
              </w:rPr>
              <w:t xml:space="preserve"> </w:t>
            </w:r>
          </w:p>
        </w:tc>
      </w:tr>
      <w:tr w:rsidR="007A4025" w:rsidRPr="007A4025" w14:paraId="49F08790"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6E7F73A3" w14:textId="06BE7BDD"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COMMON AREA MAINTENANCE</w:t>
            </w:r>
          </w:p>
        </w:tc>
        <w:tc>
          <w:tcPr>
            <w:tcW w:w="1710" w:type="dxa"/>
            <w:tcBorders>
              <w:top w:val="nil"/>
              <w:left w:val="nil"/>
              <w:bottom w:val="single" w:sz="4" w:space="0" w:color="auto"/>
              <w:right w:val="single" w:sz="4" w:space="0" w:color="auto"/>
            </w:tcBorders>
            <w:shd w:val="clear" w:color="auto" w:fill="auto"/>
            <w:vAlign w:val="center"/>
            <w:hideMark/>
          </w:tcPr>
          <w:p w14:paraId="2A841E3D" w14:textId="77777777"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2.10 </w:t>
            </w:r>
          </w:p>
        </w:tc>
        <w:tc>
          <w:tcPr>
            <w:tcW w:w="1980" w:type="dxa"/>
            <w:tcBorders>
              <w:top w:val="nil"/>
              <w:left w:val="nil"/>
              <w:bottom w:val="single" w:sz="4" w:space="0" w:color="auto"/>
              <w:right w:val="single" w:sz="8" w:space="0" w:color="auto"/>
            </w:tcBorders>
            <w:shd w:val="clear" w:color="auto" w:fill="auto"/>
            <w:vAlign w:val="center"/>
            <w:hideMark/>
          </w:tcPr>
          <w:p w14:paraId="2988E4E6" w14:textId="67839FBC"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807.28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03C22420" w14:textId="4FDB486F"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9,687.30 </w:t>
            </w:r>
          </w:p>
        </w:tc>
      </w:tr>
      <w:tr w:rsidR="007A4025" w:rsidRPr="007A4025" w14:paraId="0548BC3A"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2B8D7209" w14:textId="73492AF2"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TAXES</w:t>
            </w:r>
          </w:p>
        </w:tc>
        <w:tc>
          <w:tcPr>
            <w:tcW w:w="1710" w:type="dxa"/>
            <w:tcBorders>
              <w:top w:val="nil"/>
              <w:left w:val="nil"/>
              <w:bottom w:val="single" w:sz="4" w:space="0" w:color="auto"/>
              <w:right w:val="single" w:sz="4" w:space="0" w:color="auto"/>
            </w:tcBorders>
            <w:shd w:val="clear" w:color="auto" w:fill="auto"/>
            <w:vAlign w:val="center"/>
            <w:hideMark/>
          </w:tcPr>
          <w:p w14:paraId="6C5C8B20" w14:textId="77777777"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0.95 </w:t>
            </w:r>
          </w:p>
        </w:tc>
        <w:tc>
          <w:tcPr>
            <w:tcW w:w="1980" w:type="dxa"/>
            <w:tcBorders>
              <w:top w:val="nil"/>
              <w:left w:val="nil"/>
              <w:bottom w:val="single" w:sz="4" w:space="0" w:color="auto"/>
              <w:right w:val="single" w:sz="8" w:space="0" w:color="auto"/>
            </w:tcBorders>
            <w:shd w:val="clear" w:color="auto" w:fill="auto"/>
            <w:vAlign w:val="center"/>
            <w:hideMark/>
          </w:tcPr>
          <w:p w14:paraId="35522BE2" w14:textId="5CB2A8B4"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365.20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2C6A4E40" w14:textId="3C741338"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 4,382.35 </w:t>
            </w:r>
          </w:p>
        </w:tc>
      </w:tr>
      <w:tr w:rsidR="007A4025" w:rsidRPr="007A4025" w14:paraId="5AA743DD" w14:textId="77777777" w:rsidTr="007A4025">
        <w:trPr>
          <w:trHeight w:val="330"/>
        </w:trPr>
        <w:tc>
          <w:tcPr>
            <w:tcW w:w="3500" w:type="dxa"/>
            <w:tcBorders>
              <w:top w:val="nil"/>
              <w:left w:val="single" w:sz="8" w:space="0" w:color="auto"/>
              <w:bottom w:val="single" w:sz="4" w:space="0" w:color="auto"/>
              <w:right w:val="single" w:sz="4" w:space="0" w:color="auto"/>
            </w:tcBorders>
            <w:shd w:val="clear" w:color="auto" w:fill="auto"/>
            <w:vAlign w:val="center"/>
            <w:hideMark/>
          </w:tcPr>
          <w:p w14:paraId="5269C1C7" w14:textId="2B95547C"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INSURANCE</w:t>
            </w:r>
          </w:p>
        </w:tc>
        <w:tc>
          <w:tcPr>
            <w:tcW w:w="1710" w:type="dxa"/>
            <w:tcBorders>
              <w:top w:val="nil"/>
              <w:left w:val="nil"/>
              <w:bottom w:val="single" w:sz="4" w:space="0" w:color="auto"/>
              <w:right w:val="single" w:sz="4" w:space="0" w:color="auto"/>
            </w:tcBorders>
            <w:shd w:val="clear" w:color="auto" w:fill="auto"/>
            <w:vAlign w:val="center"/>
            <w:hideMark/>
          </w:tcPr>
          <w:p w14:paraId="3E3BDEC9" w14:textId="77777777"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1.95 </w:t>
            </w:r>
          </w:p>
        </w:tc>
        <w:tc>
          <w:tcPr>
            <w:tcW w:w="1980" w:type="dxa"/>
            <w:tcBorders>
              <w:top w:val="nil"/>
              <w:left w:val="nil"/>
              <w:bottom w:val="single" w:sz="4" w:space="0" w:color="auto"/>
              <w:right w:val="single" w:sz="8" w:space="0" w:color="auto"/>
            </w:tcBorders>
            <w:shd w:val="clear" w:color="auto" w:fill="auto"/>
            <w:vAlign w:val="center"/>
            <w:hideMark/>
          </w:tcPr>
          <w:p w14:paraId="19DEA9A7" w14:textId="4CB1D12E"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749.61 </w:t>
            </w:r>
          </w:p>
        </w:tc>
        <w:tc>
          <w:tcPr>
            <w:tcW w:w="1980" w:type="dxa"/>
            <w:tcBorders>
              <w:top w:val="nil"/>
              <w:left w:val="single" w:sz="4" w:space="0" w:color="auto"/>
              <w:bottom w:val="single" w:sz="4" w:space="0" w:color="auto"/>
              <w:right w:val="single" w:sz="8" w:space="0" w:color="auto"/>
            </w:tcBorders>
            <w:shd w:val="clear" w:color="auto" w:fill="auto"/>
            <w:vAlign w:val="center"/>
            <w:hideMark/>
          </w:tcPr>
          <w:p w14:paraId="0E1F1CF9" w14:textId="16FCE186" w:rsidR="007A4025" w:rsidRPr="007A4025" w:rsidRDefault="007A4025" w:rsidP="007A4025">
            <w:pPr>
              <w:widowControl/>
              <w:autoSpaceDE/>
              <w:autoSpaceDN/>
              <w:jc w:val="both"/>
              <w:rPr>
                <w:rFonts w:ascii="Garamond" w:hAnsi="Garamond" w:cs="Calibri"/>
                <w:color w:val="000000"/>
                <w:sz w:val="20"/>
                <w:szCs w:val="20"/>
                <w:lang w:bidi="ar-SA"/>
              </w:rPr>
            </w:pPr>
            <w:r w:rsidRPr="007A4025">
              <w:rPr>
                <w:rFonts w:ascii="Garamond" w:hAnsi="Garamond" w:cs="Calibri"/>
                <w:color w:val="000000"/>
                <w:sz w:val="20"/>
                <w:szCs w:val="20"/>
                <w:lang w:bidi="ar-SA"/>
              </w:rPr>
              <w:t xml:space="preserve"> $                </w:t>
            </w:r>
            <w:r>
              <w:rPr>
                <w:rFonts w:ascii="Garamond" w:hAnsi="Garamond" w:cs="Calibri"/>
                <w:color w:val="000000"/>
                <w:sz w:val="20"/>
                <w:szCs w:val="20"/>
                <w:lang w:bidi="ar-SA"/>
              </w:rPr>
              <w:t xml:space="preserve">   </w:t>
            </w:r>
            <w:r w:rsidRPr="007A4025">
              <w:rPr>
                <w:rFonts w:ascii="Garamond" w:hAnsi="Garamond" w:cs="Calibri"/>
                <w:color w:val="000000"/>
                <w:sz w:val="20"/>
                <w:szCs w:val="20"/>
                <w:lang w:bidi="ar-SA"/>
              </w:rPr>
              <w:t xml:space="preserve">8,995.35 </w:t>
            </w:r>
          </w:p>
        </w:tc>
      </w:tr>
      <w:tr w:rsidR="007A4025" w:rsidRPr="007A4025" w14:paraId="0F101E20" w14:textId="77777777" w:rsidTr="007A4025">
        <w:trPr>
          <w:trHeight w:val="330"/>
        </w:trPr>
        <w:tc>
          <w:tcPr>
            <w:tcW w:w="3500" w:type="dxa"/>
            <w:tcBorders>
              <w:top w:val="nil"/>
              <w:left w:val="single" w:sz="8" w:space="0" w:color="auto"/>
              <w:bottom w:val="single" w:sz="8" w:space="0" w:color="auto"/>
              <w:right w:val="single" w:sz="4" w:space="0" w:color="auto"/>
            </w:tcBorders>
            <w:shd w:val="clear" w:color="000000" w:fill="C6E0B4"/>
            <w:vAlign w:val="center"/>
            <w:hideMark/>
          </w:tcPr>
          <w:p w14:paraId="5DE35318"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TOTAL  </w:t>
            </w:r>
          </w:p>
        </w:tc>
        <w:tc>
          <w:tcPr>
            <w:tcW w:w="1710" w:type="dxa"/>
            <w:tcBorders>
              <w:top w:val="nil"/>
              <w:left w:val="nil"/>
              <w:bottom w:val="single" w:sz="8" w:space="0" w:color="auto"/>
              <w:right w:val="single" w:sz="4" w:space="0" w:color="auto"/>
            </w:tcBorders>
            <w:shd w:val="clear" w:color="000000" w:fill="C6E0B4"/>
            <w:vAlign w:val="center"/>
            <w:hideMark/>
          </w:tcPr>
          <w:p w14:paraId="74F7A971" w14:textId="0729ACE2"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               24.25 </w:t>
            </w:r>
          </w:p>
        </w:tc>
        <w:tc>
          <w:tcPr>
            <w:tcW w:w="1980" w:type="dxa"/>
            <w:tcBorders>
              <w:top w:val="nil"/>
              <w:left w:val="nil"/>
              <w:bottom w:val="single" w:sz="8" w:space="0" w:color="auto"/>
              <w:right w:val="single" w:sz="8" w:space="0" w:color="auto"/>
            </w:tcBorders>
            <w:shd w:val="clear" w:color="000000" w:fill="C6E0B4"/>
            <w:vAlign w:val="center"/>
            <w:hideMark/>
          </w:tcPr>
          <w:p w14:paraId="5C2C3934"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           9,322.10 </w:t>
            </w:r>
          </w:p>
        </w:tc>
        <w:tc>
          <w:tcPr>
            <w:tcW w:w="1980" w:type="dxa"/>
            <w:tcBorders>
              <w:top w:val="nil"/>
              <w:left w:val="single" w:sz="4" w:space="0" w:color="auto"/>
              <w:bottom w:val="single" w:sz="8" w:space="0" w:color="auto"/>
              <w:right w:val="single" w:sz="8" w:space="0" w:color="auto"/>
            </w:tcBorders>
            <w:shd w:val="clear" w:color="000000" w:fill="C6E0B4"/>
            <w:vAlign w:val="center"/>
            <w:hideMark/>
          </w:tcPr>
          <w:p w14:paraId="279B6220" w14:textId="77777777" w:rsidR="007A4025" w:rsidRPr="007A4025" w:rsidRDefault="007A4025" w:rsidP="007A4025">
            <w:pPr>
              <w:widowControl/>
              <w:autoSpaceDE/>
              <w:autoSpaceDN/>
              <w:jc w:val="both"/>
              <w:rPr>
                <w:rFonts w:ascii="Garamond" w:hAnsi="Garamond" w:cs="Calibri"/>
                <w:b/>
                <w:bCs/>
                <w:color w:val="000000"/>
                <w:sz w:val="24"/>
                <w:szCs w:val="24"/>
                <w:lang w:bidi="ar-SA"/>
              </w:rPr>
            </w:pPr>
            <w:r w:rsidRPr="007A4025">
              <w:rPr>
                <w:rFonts w:ascii="Garamond" w:hAnsi="Garamond" w:cs="Calibri"/>
                <w:b/>
                <w:bCs/>
                <w:color w:val="000000"/>
                <w:sz w:val="24"/>
                <w:szCs w:val="24"/>
                <w:lang w:bidi="ar-SA"/>
              </w:rPr>
              <w:t xml:space="preserve"> $             111,865.25 </w:t>
            </w:r>
          </w:p>
        </w:tc>
      </w:tr>
    </w:tbl>
    <w:p w14:paraId="1DBDD35E" w14:textId="77777777" w:rsidR="007A4025" w:rsidRPr="00333E4A" w:rsidRDefault="007A4025" w:rsidP="007A4025">
      <w:pPr>
        <w:pStyle w:val="ListParagraph"/>
        <w:tabs>
          <w:tab w:val="left" w:pos="850"/>
        </w:tabs>
        <w:spacing w:before="99" w:line="208" w:lineRule="auto"/>
        <w:ind w:left="850" w:firstLine="0"/>
        <w:rPr>
          <w:rFonts w:ascii="Garamond" w:hAnsi="Garamond"/>
          <w:sz w:val="24"/>
          <w:szCs w:val="24"/>
        </w:rPr>
      </w:pPr>
    </w:p>
    <w:p w14:paraId="54C8DBD9" w14:textId="77777777" w:rsidR="00E636B0" w:rsidRPr="00333E4A" w:rsidRDefault="00E636B0" w:rsidP="00333E4A">
      <w:pPr>
        <w:ind w:left="720" w:hanging="720"/>
        <w:jc w:val="both"/>
        <w:rPr>
          <w:rFonts w:ascii="Garamond" w:hAnsi="Garamond"/>
          <w:color w:val="000000" w:themeColor="text1"/>
          <w:sz w:val="24"/>
          <w:szCs w:val="24"/>
          <w:shd w:val="clear" w:color="auto" w:fill="FFFFFF"/>
        </w:rPr>
      </w:pPr>
    </w:p>
    <w:p w14:paraId="37F36500" w14:textId="5FE57A2F" w:rsidR="00A96A24" w:rsidRPr="00333E4A" w:rsidRDefault="00C655E6" w:rsidP="007A4025">
      <w:pPr>
        <w:ind w:left="720" w:hanging="720"/>
        <w:jc w:val="both"/>
        <w:rPr>
          <w:rFonts w:ascii="Garamond" w:hAnsi="Garamond"/>
          <w:sz w:val="24"/>
          <w:szCs w:val="24"/>
        </w:rPr>
      </w:pPr>
      <w:r w:rsidRPr="00333E4A">
        <w:rPr>
          <w:rFonts w:ascii="Garamond" w:hAnsi="Garamond"/>
          <w:color w:val="000000" w:themeColor="text1"/>
          <w:sz w:val="24"/>
          <w:szCs w:val="24"/>
          <w:shd w:val="clear" w:color="auto" w:fill="FFFFFF"/>
        </w:rPr>
        <w:t>5</w:t>
      </w:r>
      <w:r w:rsidR="00E636B0" w:rsidRPr="00333E4A">
        <w:rPr>
          <w:rFonts w:ascii="Garamond" w:hAnsi="Garamond"/>
          <w:color w:val="000000" w:themeColor="text1"/>
          <w:sz w:val="24"/>
          <w:szCs w:val="24"/>
          <w:shd w:val="clear" w:color="auto" w:fill="FFFFFF"/>
        </w:rPr>
        <w:t>.</w:t>
      </w:r>
      <w:r w:rsidR="00E636B0" w:rsidRPr="00333E4A">
        <w:rPr>
          <w:rFonts w:ascii="Garamond" w:hAnsi="Garamond"/>
          <w:color w:val="000000" w:themeColor="text1"/>
          <w:sz w:val="24"/>
          <w:szCs w:val="24"/>
          <w:shd w:val="clear" w:color="auto" w:fill="FFFFFF"/>
        </w:rPr>
        <w:tab/>
      </w:r>
      <w:r w:rsidR="00B635C9" w:rsidRPr="00333E4A">
        <w:rPr>
          <w:rFonts w:ascii="Garamond" w:hAnsi="Garamond"/>
          <w:sz w:val="24"/>
          <w:szCs w:val="24"/>
        </w:rPr>
        <w:t>All terms and conditions of the Lease Agreement not specifically amended or modified herein shall remain in full force and effect as set forth in the Lease</w:t>
      </w:r>
      <w:r w:rsidR="00B635C9" w:rsidRPr="00333E4A">
        <w:rPr>
          <w:rFonts w:ascii="Garamond" w:hAnsi="Garamond"/>
          <w:spacing w:val="-6"/>
          <w:sz w:val="24"/>
          <w:szCs w:val="24"/>
        </w:rPr>
        <w:t xml:space="preserve"> </w:t>
      </w:r>
      <w:r w:rsidR="00B635C9" w:rsidRPr="00333E4A">
        <w:rPr>
          <w:rFonts w:ascii="Garamond" w:hAnsi="Garamond"/>
          <w:sz w:val="24"/>
          <w:szCs w:val="24"/>
        </w:rPr>
        <w:t>Agreement.</w:t>
      </w:r>
    </w:p>
    <w:p w14:paraId="0F768200" w14:textId="77777777" w:rsidR="00E636B0" w:rsidRPr="00333E4A" w:rsidRDefault="00E636B0" w:rsidP="00333E4A">
      <w:pPr>
        <w:jc w:val="both"/>
        <w:rPr>
          <w:rFonts w:ascii="Garamond" w:hAnsi="Garamond"/>
          <w:sz w:val="24"/>
          <w:szCs w:val="24"/>
        </w:rPr>
      </w:pPr>
    </w:p>
    <w:p w14:paraId="5065FB09" w14:textId="2329ED8B" w:rsidR="00E636B0" w:rsidRPr="00333E4A" w:rsidRDefault="007A4025" w:rsidP="00333E4A">
      <w:pPr>
        <w:jc w:val="both"/>
        <w:rPr>
          <w:rFonts w:ascii="Garamond" w:hAnsi="Garamond"/>
          <w:sz w:val="24"/>
          <w:szCs w:val="24"/>
        </w:rPr>
      </w:pPr>
      <w:r>
        <w:rPr>
          <w:rFonts w:ascii="Garamond" w:hAnsi="Garamond"/>
          <w:sz w:val="24"/>
          <w:szCs w:val="24"/>
        </w:rPr>
        <w:t>6</w:t>
      </w:r>
      <w:r w:rsidR="00E636B0" w:rsidRPr="00333E4A">
        <w:rPr>
          <w:rFonts w:ascii="Garamond" w:hAnsi="Garamond"/>
          <w:sz w:val="24"/>
          <w:szCs w:val="24"/>
        </w:rPr>
        <w:t>.</w:t>
      </w:r>
      <w:r w:rsidR="00E636B0" w:rsidRPr="00333E4A">
        <w:rPr>
          <w:rFonts w:ascii="Garamond" w:hAnsi="Garamond"/>
          <w:sz w:val="24"/>
          <w:szCs w:val="24"/>
        </w:rPr>
        <w:tab/>
      </w:r>
      <w:r w:rsidR="00B635C9" w:rsidRPr="00333E4A">
        <w:rPr>
          <w:rFonts w:ascii="Garamond" w:hAnsi="Garamond"/>
          <w:sz w:val="24"/>
          <w:szCs w:val="24"/>
        </w:rPr>
        <w:t>Capitalized terms used herein and otherwise defined herein shall have the meanings ascribed to such terms in the Lease</w:t>
      </w:r>
      <w:r w:rsidR="00B635C9" w:rsidRPr="00333E4A">
        <w:rPr>
          <w:rFonts w:ascii="Garamond" w:hAnsi="Garamond"/>
          <w:spacing w:val="-1"/>
          <w:sz w:val="24"/>
          <w:szCs w:val="24"/>
        </w:rPr>
        <w:t xml:space="preserve"> </w:t>
      </w:r>
      <w:r w:rsidR="00B635C9" w:rsidRPr="00333E4A">
        <w:rPr>
          <w:rFonts w:ascii="Garamond" w:hAnsi="Garamond"/>
          <w:sz w:val="24"/>
          <w:szCs w:val="24"/>
        </w:rPr>
        <w:t>Agreement.</w:t>
      </w:r>
    </w:p>
    <w:p w14:paraId="184C3CF7" w14:textId="77777777" w:rsidR="00D043FB" w:rsidRPr="00333E4A" w:rsidRDefault="00D043FB" w:rsidP="00333E4A">
      <w:pPr>
        <w:jc w:val="both"/>
        <w:rPr>
          <w:rFonts w:ascii="Garamond" w:hAnsi="Garamond"/>
          <w:sz w:val="24"/>
          <w:szCs w:val="24"/>
        </w:rPr>
      </w:pPr>
    </w:p>
    <w:p w14:paraId="735C7B95" w14:textId="01FDA5FE" w:rsidR="00E636B0" w:rsidRPr="00333E4A" w:rsidRDefault="007A4025" w:rsidP="00333E4A">
      <w:pPr>
        <w:jc w:val="both"/>
        <w:rPr>
          <w:rFonts w:ascii="Garamond" w:hAnsi="Garamond"/>
          <w:sz w:val="24"/>
          <w:szCs w:val="24"/>
        </w:rPr>
      </w:pPr>
      <w:r>
        <w:rPr>
          <w:rFonts w:ascii="Garamond" w:hAnsi="Garamond"/>
          <w:sz w:val="24"/>
          <w:szCs w:val="24"/>
        </w:rPr>
        <w:t>7</w:t>
      </w:r>
      <w:r w:rsidR="00E636B0" w:rsidRPr="00333E4A">
        <w:rPr>
          <w:rFonts w:ascii="Garamond" w:hAnsi="Garamond"/>
          <w:sz w:val="24"/>
          <w:szCs w:val="24"/>
        </w:rPr>
        <w:t>.</w:t>
      </w:r>
      <w:r w:rsidR="00E636B0" w:rsidRPr="00333E4A">
        <w:rPr>
          <w:rFonts w:ascii="Garamond" w:hAnsi="Garamond"/>
          <w:sz w:val="24"/>
          <w:szCs w:val="24"/>
        </w:rPr>
        <w:tab/>
        <w:t xml:space="preserve">The Lessor and the Lessee hereby agree that the terms and conditions of this </w:t>
      </w:r>
      <w:bookmarkStart w:id="4" w:name="_Hlk34051420"/>
      <w:r w:rsidR="00E636B0" w:rsidRPr="00333E4A">
        <w:rPr>
          <w:rFonts w:ascii="Garamond" w:hAnsi="Garamond"/>
          <w:sz w:val="24"/>
          <w:szCs w:val="24"/>
        </w:rPr>
        <w:t>F</w:t>
      </w:r>
      <w:r>
        <w:rPr>
          <w:rFonts w:ascii="Garamond" w:hAnsi="Garamond"/>
          <w:sz w:val="24"/>
          <w:szCs w:val="24"/>
        </w:rPr>
        <w:t>ifth</w:t>
      </w:r>
      <w:r w:rsidR="00E636B0" w:rsidRPr="00333E4A">
        <w:rPr>
          <w:rFonts w:ascii="Garamond" w:hAnsi="Garamond"/>
          <w:sz w:val="24"/>
          <w:szCs w:val="24"/>
        </w:rPr>
        <w:t xml:space="preserve"> Addendum to Lease Agreement</w:t>
      </w:r>
      <w:bookmarkEnd w:id="4"/>
      <w:r w:rsidR="00E636B0" w:rsidRPr="00333E4A">
        <w:rPr>
          <w:rFonts w:ascii="Garamond" w:hAnsi="Garamond"/>
          <w:sz w:val="24"/>
          <w:szCs w:val="24"/>
        </w:rPr>
        <w:t xml:space="preserve"> shall be kept confidential between the Lessor and Lessee and shall not be disclosed to any other persons, including but not limited to any tenants or occupants o</w:t>
      </w:r>
      <w:r>
        <w:rPr>
          <w:rFonts w:ascii="Garamond" w:hAnsi="Garamond"/>
          <w:sz w:val="24"/>
          <w:szCs w:val="24"/>
        </w:rPr>
        <w:t>f</w:t>
      </w:r>
      <w:r w:rsidR="00E636B0" w:rsidRPr="00333E4A">
        <w:rPr>
          <w:rFonts w:ascii="Garamond" w:hAnsi="Garamond"/>
          <w:sz w:val="24"/>
          <w:szCs w:val="24"/>
        </w:rPr>
        <w:t xml:space="preserve"> On </w:t>
      </w:r>
      <w:proofErr w:type="gramStart"/>
      <w:r w:rsidR="00E636B0" w:rsidRPr="00333E4A">
        <w:rPr>
          <w:rFonts w:ascii="Garamond" w:hAnsi="Garamond"/>
          <w:sz w:val="24"/>
          <w:szCs w:val="24"/>
        </w:rPr>
        <w:t>The</w:t>
      </w:r>
      <w:proofErr w:type="gramEnd"/>
      <w:r w:rsidR="00E636B0" w:rsidRPr="00333E4A">
        <w:rPr>
          <w:rFonts w:ascii="Garamond" w:hAnsi="Garamond"/>
          <w:sz w:val="24"/>
          <w:szCs w:val="24"/>
        </w:rPr>
        <w:t xml:space="preserve"> Boulevard Shopping</w:t>
      </w:r>
      <w:r w:rsidR="00E636B0" w:rsidRPr="00333E4A">
        <w:rPr>
          <w:rFonts w:ascii="Garamond" w:hAnsi="Garamond"/>
          <w:spacing w:val="-2"/>
          <w:sz w:val="24"/>
          <w:szCs w:val="24"/>
        </w:rPr>
        <w:t xml:space="preserve"> </w:t>
      </w:r>
      <w:r w:rsidR="00E636B0" w:rsidRPr="00333E4A">
        <w:rPr>
          <w:rFonts w:ascii="Garamond" w:hAnsi="Garamond"/>
          <w:sz w:val="24"/>
          <w:szCs w:val="24"/>
        </w:rPr>
        <w:t>Center.</w:t>
      </w:r>
    </w:p>
    <w:p w14:paraId="3DFDF1E0" w14:textId="77777777" w:rsidR="00E636B0" w:rsidRPr="00333E4A" w:rsidRDefault="00E636B0" w:rsidP="00333E4A">
      <w:pPr>
        <w:jc w:val="both"/>
        <w:rPr>
          <w:rFonts w:ascii="Garamond" w:hAnsi="Garamond"/>
          <w:sz w:val="24"/>
          <w:szCs w:val="24"/>
        </w:rPr>
      </w:pPr>
    </w:p>
    <w:p w14:paraId="5234E3D5" w14:textId="77777777" w:rsidR="00A96A24" w:rsidRPr="00333E4A" w:rsidRDefault="00A96A24" w:rsidP="00333E4A">
      <w:pPr>
        <w:pStyle w:val="BodyText"/>
        <w:spacing w:before="11"/>
        <w:jc w:val="both"/>
        <w:rPr>
          <w:rFonts w:ascii="Garamond" w:hAnsi="Garamond"/>
        </w:rPr>
      </w:pPr>
    </w:p>
    <w:p w14:paraId="15E488CD" w14:textId="77777777" w:rsidR="00A96A24" w:rsidRPr="00333E4A" w:rsidRDefault="00B635C9" w:rsidP="00333E4A">
      <w:pPr>
        <w:spacing w:before="61" w:line="249" w:lineRule="auto"/>
        <w:ind w:left="115" w:hanging="10"/>
        <w:jc w:val="both"/>
        <w:rPr>
          <w:rFonts w:ascii="Garamond" w:hAnsi="Garamond"/>
          <w:sz w:val="24"/>
          <w:szCs w:val="24"/>
        </w:rPr>
      </w:pPr>
      <w:proofErr w:type="gramStart"/>
      <w:r w:rsidRPr="00333E4A">
        <w:rPr>
          <w:rFonts w:ascii="Garamond" w:hAnsi="Garamond"/>
          <w:b/>
          <w:sz w:val="24"/>
          <w:szCs w:val="24"/>
        </w:rPr>
        <w:t>THUS</w:t>
      </w:r>
      <w:proofErr w:type="gramEnd"/>
      <w:r w:rsidRPr="00333E4A">
        <w:rPr>
          <w:rFonts w:ascii="Garamond" w:hAnsi="Garamond"/>
          <w:b/>
          <w:sz w:val="24"/>
          <w:szCs w:val="24"/>
        </w:rPr>
        <w:t xml:space="preserve"> DONE AND SIGNED </w:t>
      </w:r>
      <w:r w:rsidRPr="00333E4A">
        <w:rPr>
          <w:rFonts w:ascii="Garamond" w:hAnsi="Garamond"/>
          <w:sz w:val="24"/>
          <w:szCs w:val="24"/>
        </w:rPr>
        <w:t xml:space="preserve">as of the date set forth below, before the undersigned competent </w:t>
      </w:r>
      <w:r w:rsidRPr="00333E4A">
        <w:rPr>
          <w:rFonts w:ascii="Garamond" w:hAnsi="Garamond"/>
          <w:sz w:val="24"/>
          <w:szCs w:val="24"/>
        </w:rPr>
        <w:lastRenderedPageBreak/>
        <w:t>witnesses.</w:t>
      </w:r>
    </w:p>
    <w:p w14:paraId="7B60D585" w14:textId="77777777" w:rsidR="00A96A24" w:rsidRPr="00333E4A" w:rsidRDefault="00A96A24" w:rsidP="00333E4A">
      <w:pPr>
        <w:pStyle w:val="BodyText"/>
        <w:jc w:val="both"/>
        <w:rPr>
          <w:rFonts w:ascii="Garamond" w:hAnsi="Garamond"/>
        </w:rPr>
      </w:pPr>
    </w:p>
    <w:p w14:paraId="4CEC403C" w14:textId="77777777" w:rsidR="00A96A24" w:rsidRPr="00333E4A" w:rsidRDefault="00A96A24" w:rsidP="00333E4A">
      <w:pPr>
        <w:pStyle w:val="BodyText"/>
        <w:spacing w:before="9"/>
        <w:jc w:val="both"/>
        <w:rPr>
          <w:rFonts w:ascii="Garamond" w:hAnsi="Garamond"/>
        </w:rPr>
      </w:pPr>
    </w:p>
    <w:p w14:paraId="1E690D73" w14:textId="77777777" w:rsidR="00A96A24" w:rsidRPr="00333E4A" w:rsidRDefault="00B635C9" w:rsidP="007A4025">
      <w:pPr>
        <w:pStyle w:val="Heading1"/>
        <w:tabs>
          <w:tab w:val="left" w:pos="4590"/>
        </w:tabs>
        <w:jc w:val="both"/>
        <w:rPr>
          <w:rFonts w:ascii="Garamond" w:hAnsi="Garamond"/>
        </w:rPr>
      </w:pPr>
      <w:r w:rsidRPr="00333E4A">
        <w:rPr>
          <w:rFonts w:ascii="Garamond" w:hAnsi="Garamond"/>
        </w:rPr>
        <w:t>WITNESSES:</w:t>
      </w:r>
      <w:r w:rsidRPr="00333E4A">
        <w:rPr>
          <w:rFonts w:ascii="Garamond" w:hAnsi="Garamond"/>
        </w:rPr>
        <w:tab/>
        <w:t>LESSOR:</w:t>
      </w:r>
    </w:p>
    <w:p w14:paraId="3F35AB7A" w14:textId="77777777" w:rsidR="00A96A24" w:rsidRPr="00333E4A" w:rsidRDefault="00A96A24" w:rsidP="00333E4A">
      <w:pPr>
        <w:pStyle w:val="BodyText"/>
        <w:jc w:val="both"/>
        <w:rPr>
          <w:rFonts w:ascii="Garamond" w:hAnsi="Garamond"/>
          <w:b/>
        </w:rPr>
      </w:pPr>
    </w:p>
    <w:p w14:paraId="090031BA" w14:textId="54866A45" w:rsidR="00A96A24" w:rsidRPr="00333E4A" w:rsidRDefault="00C655E6" w:rsidP="007A4025">
      <w:pPr>
        <w:spacing w:before="1"/>
        <w:ind w:left="4590"/>
        <w:jc w:val="both"/>
        <w:rPr>
          <w:rFonts w:ascii="Garamond" w:hAnsi="Garamond"/>
          <w:b/>
          <w:sz w:val="24"/>
          <w:szCs w:val="24"/>
        </w:rPr>
      </w:pPr>
      <w:r w:rsidRPr="00333E4A">
        <w:rPr>
          <w:rFonts w:ascii="Garamond" w:hAnsi="Garamond"/>
          <w:noProof/>
          <w:sz w:val="24"/>
          <w:szCs w:val="24"/>
        </w:rPr>
        <mc:AlternateContent>
          <mc:Choice Requires="wps">
            <w:drawing>
              <wp:anchor distT="0" distB="0" distL="114300" distR="114300" simplePos="0" relativeHeight="251655168" behindDoc="0" locked="0" layoutInCell="1" allowOverlap="1" wp14:anchorId="2A539376" wp14:editId="461BEF25">
                <wp:simplePos x="0" y="0"/>
                <wp:positionH relativeFrom="page">
                  <wp:posOffset>914400</wp:posOffset>
                </wp:positionH>
                <wp:positionV relativeFrom="paragraph">
                  <wp:posOffset>163195</wp:posOffset>
                </wp:positionV>
                <wp:extent cx="2286635" cy="0"/>
                <wp:effectExtent l="9525" t="6350" r="8890" b="1270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AB2E3" id="Line 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5pt" to="252.0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" strokeweight=".6pt">
                <w10:wrap anchorx="page"/>
              </v:line>
            </w:pict>
          </mc:Fallback>
        </mc:AlternateContent>
      </w:r>
      <w:r w:rsidR="00B635C9" w:rsidRPr="00333E4A">
        <w:rPr>
          <w:rFonts w:ascii="Garamond" w:hAnsi="Garamond"/>
          <w:b/>
          <w:sz w:val="24"/>
          <w:szCs w:val="24"/>
        </w:rPr>
        <w:t>BELLE REALTY OF LAFAYETTE,</w:t>
      </w:r>
      <w:r w:rsidR="007A4025" w:rsidRPr="007A4025">
        <w:rPr>
          <w:rFonts w:ascii="Garamond" w:hAnsi="Garamond"/>
          <w:b/>
          <w:sz w:val="24"/>
          <w:szCs w:val="24"/>
        </w:rPr>
        <w:t xml:space="preserve"> </w:t>
      </w:r>
      <w:r w:rsidR="007A4025" w:rsidRPr="00333E4A">
        <w:rPr>
          <w:rFonts w:ascii="Garamond" w:hAnsi="Garamond"/>
          <w:b/>
          <w:sz w:val="24"/>
          <w:szCs w:val="24"/>
        </w:rPr>
        <w:t>L.L.C.,</w:t>
      </w:r>
    </w:p>
    <w:p w14:paraId="4510C597" w14:textId="3AAD7930" w:rsidR="00A96A24" w:rsidRPr="00333E4A" w:rsidRDefault="00B635C9" w:rsidP="007A4025">
      <w:pPr>
        <w:pStyle w:val="BodyText"/>
        <w:tabs>
          <w:tab w:val="left" w:pos="3775"/>
          <w:tab w:val="left" w:pos="4590"/>
        </w:tabs>
        <w:ind w:left="120"/>
        <w:jc w:val="both"/>
        <w:rPr>
          <w:rFonts w:ascii="Garamond" w:hAnsi="Garamond"/>
        </w:rPr>
      </w:pPr>
      <w:r w:rsidRPr="00333E4A">
        <w:rPr>
          <w:rFonts w:ascii="Garamond" w:hAnsi="Garamond"/>
        </w:rPr>
        <w:t>Printed</w:t>
      </w:r>
      <w:r w:rsidRPr="00333E4A">
        <w:rPr>
          <w:rFonts w:ascii="Garamond" w:hAnsi="Garamond"/>
          <w:spacing w:val="-1"/>
        </w:rPr>
        <w:t xml:space="preserve"> </w:t>
      </w:r>
      <w:r w:rsidRPr="00333E4A">
        <w:rPr>
          <w:rFonts w:ascii="Garamond" w:hAnsi="Garamond"/>
        </w:rPr>
        <w:t>Name:</w:t>
      </w:r>
      <w:r w:rsidRPr="00333E4A">
        <w:rPr>
          <w:rFonts w:ascii="Garamond" w:hAnsi="Garamond"/>
          <w:u w:val="single"/>
        </w:rPr>
        <w:t xml:space="preserve"> </w:t>
      </w:r>
      <w:r w:rsidRPr="00333E4A">
        <w:rPr>
          <w:rFonts w:ascii="Garamond" w:hAnsi="Garamond"/>
          <w:u w:val="single"/>
        </w:rPr>
        <w:tab/>
      </w:r>
      <w:r w:rsidR="007A4025">
        <w:rPr>
          <w:rFonts w:ascii="Garamond" w:hAnsi="Garamond"/>
        </w:rPr>
        <w:tab/>
      </w:r>
      <w:r w:rsidR="007A4025" w:rsidRPr="00333E4A">
        <w:rPr>
          <w:rFonts w:ascii="Garamond" w:hAnsi="Garamond"/>
        </w:rPr>
        <w:t>a Louisiana limited</w:t>
      </w:r>
      <w:r w:rsidR="007A4025" w:rsidRPr="00333E4A">
        <w:rPr>
          <w:rFonts w:ascii="Garamond" w:hAnsi="Garamond"/>
          <w:spacing w:val="-3"/>
        </w:rPr>
        <w:t xml:space="preserve"> </w:t>
      </w:r>
      <w:r w:rsidR="007A4025" w:rsidRPr="00333E4A">
        <w:rPr>
          <w:rFonts w:ascii="Garamond" w:hAnsi="Garamond"/>
        </w:rPr>
        <w:t>liability</w:t>
      </w:r>
      <w:r w:rsidR="007A4025">
        <w:rPr>
          <w:rFonts w:ascii="Garamond" w:hAnsi="Garamond"/>
        </w:rPr>
        <w:t xml:space="preserve"> company</w:t>
      </w:r>
    </w:p>
    <w:p w14:paraId="2F78FFA2" w14:textId="77777777" w:rsidR="00A96A24" w:rsidRPr="00333E4A" w:rsidRDefault="00A96A24" w:rsidP="00333E4A">
      <w:pPr>
        <w:pStyle w:val="BodyText"/>
        <w:spacing w:before="11"/>
        <w:jc w:val="both"/>
        <w:rPr>
          <w:rFonts w:ascii="Garamond" w:hAnsi="Garamond"/>
        </w:rPr>
      </w:pPr>
    </w:p>
    <w:p w14:paraId="4FF3B228" w14:textId="77587CBE" w:rsidR="00A96A24" w:rsidRPr="00333E4A" w:rsidRDefault="00C655E6" w:rsidP="007A4025">
      <w:pPr>
        <w:pStyle w:val="BodyText"/>
        <w:tabs>
          <w:tab w:val="left" w:pos="5130"/>
          <w:tab w:val="left" w:pos="8816"/>
        </w:tabs>
        <w:ind w:left="4590"/>
        <w:jc w:val="both"/>
        <w:rPr>
          <w:rFonts w:ascii="Garamond" w:hAnsi="Garamond"/>
        </w:rPr>
      </w:pPr>
      <w:r w:rsidRPr="00333E4A">
        <w:rPr>
          <w:rFonts w:ascii="Garamond" w:hAnsi="Garamond"/>
          <w:noProof/>
        </w:rPr>
        <mc:AlternateContent>
          <mc:Choice Requires="wps">
            <w:drawing>
              <wp:anchor distT="0" distB="0" distL="114300" distR="114300" simplePos="0" relativeHeight="251656192" behindDoc="0" locked="0" layoutInCell="1" allowOverlap="1" wp14:anchorId="634CED62" wp14:editId="50AF7CED">
                <wp:simplePos x="0" y="0"/>
                <wp:positionH relativeFrom="page">
                  <wp:posOffset>914400</wp:posOffset>
                </wp:positionH>
                <wp:positionV relativeFrom="paragraph">
                  <wp:posOffset>162560</wp:posOffset>
                </wp:positionV>
                <wp:extent cx="2286635" cy="0"/>
                <wp:effectExtent l="9525" t="11430" r="8890" b="762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21236" id="Line 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KUJ06jAAQAAaQMAAA4AAAAAAAAAAAAAAAAALgIA&#10;AGRycy9lMm9Eb2MueG1sUEsBAi0AFAAGAAgAAAAhAFIjA43cAAAACQEAAA8AAAAAAAAAAAAAAAAA&#10;GgQAAGRycy9kb3ducmV2LnhtbFBLBQYAAAAABAAEAPMAAAAjBQAAAAA=&#10;" strokeweight=".6pt">
                <w10:wrap anchorx="page"/>
              </v:line>
            </w:pict>
          </mc:Fallback>
        </mc:AlternateContent>
      </w:r>
      <w:proofErr w:type="gramStart"/>
      <w:r w:rsidR="00B635C9" w:rsidRPr="00333E4A">
        <w:rPr>
          <w:rFonts w:ascii="Garamond" w:hAnsi="Garamond"/>
        </w:rPr>
        <w:t>By:</w:t>
      </w:r>
      <w:proofErr w:type="gramEnd"/>
      <w:r w:rsidR="00B635C9" w:rsidRPr="00333E4A">
        <w:rPr>
          <w:rFonts w:ascii="Garamond" w:hAnsi="Garamond"/>
        </w:rPr>
        <w:tab/>
      </w:r>
      <w:r w:rsidR="00B635C9" w:rsidRPr="00333E4A">
        <w:rPr>
          <w:rFonts w:ascii="Garamond" w:hAnsi="Garamond"/>
          <w:u w:val="single"/>
        </w:rPr>
        <w:t xml:space="preserve"> </w:t>
      </w:r>
      <w:r w:rsidR="00B635C9" w:rsidRPr="00333E4A">
        <w:rPr>
          <w:rFonts w:ascii="Garamond" w:hAnsi="Garamond"/>
          <w:u w:val="single"/>
        </w:rPr>
        <w:tab/>
      </w:r>
    </w:p>
    <w:p w14:paraId="53068D3C" w14:textId="27340FB5" w:rsidR="00A96A24" w:rsidRPr="00333E4A" w:rsidRDefault="007A4025" w:rsidP="007A4025">
      <w:pPr>
        <w:pStyle w:val="BodyText"/>
        <w:tabs>
          <w:tab w:val="left" w:pos="90"/>
          <w:tab w:val="left" w:pos="8796"/>
          <w:tab w:val="left" w:pos="8827"/>
        </w:tabs>
        <w:ind w:left="4590" w:right="768" w:hanging="5761"/>
        <w:jc w:val="both"/>
        <w:rPr>
          <w:rFonts w:ascii="Garamond" w:hAnsi="Garamond"/>
        </w:rPr>
      </w:pPr>
      <w:r>
        <w:rPr>
          <w:rFonts w:ascii="Garamond" w:hAnsi="Garamond"/>
        </w:rPr>
        <w:tab/>
      </w:r>
      <w:r w:rsidR="00B635C9" w:rsidRPr="00333E4A">
        <w:rPr>
          <w:rFonts w:ascii="Garamond" w:hAnsi="Garamond"/>
        </w:rPr>
        <w:t>Printed</w:t>
      </w:r>
      <w:r w:rsidR="00B635C9" w:rsidRPr="00333E4A">
        <w:rPr>
          <w:rFonts w:ascii="Garamond" w:hAnsi="Garamond"/>
          <w:spacing w:val="-1"/>
        </w:rPr>
        <w:t xml:space="preserve"> </w:t>
      </w:r>
      <w:proofErr w:type="gramStart"/>
      <w:r w:rsidR="00B635C9" w:rsidRPr="00333E4A">
        <w:rPr>
          <w:rFonts w:ascii="Garamond" w:hAnsi="Garamond"/>
        </w:rPr>
        <w:t>Name:</w:t>
      </w:r>
      <w:r>
        <w:rPr>
          <w:rFonts w:ascii="Garamond" w:hAnsi="Garamond"/>
          <w:u w:val="single"/>
        </w:rPr>
        <w:t>_</w:t>
      </w:r>
      <w:proofErr w:type="gramEnd"/>
      <w:r>
        <w:rPr>
          <w:rFonts w:ascii="Garamond" w:hAnsi="Garamond"/>
          <w:u w:val="single"/>
        </w:rPr>
        <w:t>__________________</w:t>
      </w:r>
      <w:r w:rsidR="00B635C9" w:rsidRPr="00333E4A">
        <w:rPr>
          <w:rFonts w:ascii="Garamond" w:hAnsi="Garamond"/>
        </w:rPr>
        <w:tab/>
        <w:t>Printed</w:t>
      </w:r>
      <w:r w:rsidR="00B635C9" w:rsidRPr="00333E4A">
        <w:rPr>
          <w:rFonts w:ascii="Garamond" w:hAnsi="Garamond"/>
          <w:spacing w:val="-3"/>
        </w:rPr>
        <w:t xml:space="preserve"> </w:t>
      </w:r>
      <w:r w:rsidR="00B635C9" w:rsidRPr="00333E4A">
        <w:rPr>
          <w:rFonts w:ascii="Garamond" w:hAnsi="Garamond"/>
        </w:rPr>
        <w:t xml:space="preserve">Name: </w:t>
      </w:r>
      <w:r w:rsidR="00B635C9" w:rsidRPr="00333E4A">
        <w:rPr>
          <w:rFonts w:ascii="Garamond" w:hAnsi="Garamond"/>
          <w:u w:val="single"/>
        </w:rPr>
        <w:t xml:space="preserve"> </w:t>
      </w:r>
      <w:r w:rsidR="00B635C9" w:rsidRPr="00333E4A">
        <w:rPr>
          <w:rFonts w:ascii="Garamond" w:hAnsi="Garamond"/>
          <w:u w:val="single"/>
        </w:rPr>
        <w:tab/>
      </w:r>
      <w:r w:rsidR="00B635C9" w:rsidRPr="00333E4A">
        <w:rPr>
          <w:rFonts w:ascii="Garamond" w:hAnsi="Garamond"/>
          <w:u w:val="single"/>
        </w:rPr>
        <w:tab/>
      </w:r>
      <w:r w:rsidR="00B635C9" w:rsidRPr="00333E4A">
        <w:rPr>
          <w:rFonts w:ascii="Garamond" w:hAnsi="Garamond"/>
        </w:rPr>
        <w:t xml:space="preserve"> Printed</w:t>
      </w:r>
      <w:r w:rsidR="00B635C9" w:rsidRPr="00333E4A">
        <w:rPr>
          <w:rFonts w:ascii="Garamond" w:hAnsi="Garamond"/>
          <w:spacing w:val="-3"/>
        </w:rPr>
        <w:t xml:space="preserve"> </w:t>
      </w:r>
      <w:r w:rsidR="00B635C9" w:rsidRPr="00333E4A">
        <w:rPr>
          <w:rFonts w:ascii="Garamond" w:hAnsi="Garamond"/>
        </w:rPr>
        <w:t xml:space="preserve">Title: </w:t>
      </w:r>
      <w:r w:rsidR="00B635C9" w:rsidRPr="00333E4A">
        <w:rPr>
          <w:rFonts w:ascii="Garamond" w:hAnsi="Garamond"/>
          <w:u w:val="single"/>
        </w:rPr>
        <w:t xml:space="preserve"> </w:t>
      </w:r>
      <w:r w:rsidR="00B635C9" w:rsidRPr="00333E4A">
        <w:rPr>
          <w:rFonts w:ascii="Garamond" w:hAnsi="Garamond"/>
          <w:u w:val="single"/>
        </w:rPr>
        <w:tab/>
      </w:r>
      <w:r w:rsidR="00B635C9" w:rsidRPr="00333E4A">
        <w:rPr>
          <w:rFonts w:ascii="Garamond" w:hAnsi="Garamond"/>
          <w:u w:val="single"/>
        </w:rPr>
        <w:tab/>
      </w:r>
      <w:r w:rsidR="00B635C9" w:rsidRPr="00333E4A">
        <w:rPr>
          <w:rFonts w:ascii="Garamond" w:hAnsi="Garamond"/>
        </w:rPr>
        <w:t xml:space="preserve"> Dated: </w:t>
      </w:r>
      <w:r w:rsidR="00B635C9" w:rsidRPr="00333E4A">
        <w:rPr>
          <w:rFonts w:ascii="Garamond" w:hAnsi="Garamond"/>
          <w:u w:val="single"/>
        </w:rPr>
        <w:t xml:space="preserve"> </w:t>
      </w:r>
      <w:r w:rsidR="00B635C9" w:rsidRPr="00333E4A">
        <w:rPr>
          <w:rFonts w:ascii="Garamond" w:hAnsi="Garamond"/>
          <w:u w:val="single"/>
        </w:rPr>
        <w:tab/>
      </w:r>
    </w:p>
    <w:p w14:paraId="3D65156F" w14:textId="77777777" w:rsidR="00A96A24" w:rsidRPr="00333E4A" w:rsidRDefault="00A96A24" w:rsidP="00333E4A">
      <w:pPr>
        <w:pStyle w:val="BodyText"/>
        <w:jc w:val="both"/>
        <w:rPr>
          <w:rFonts w:ascii="Garamond" w:hAnsi="Garamond"/>
        </w:rPr>
      </w:pPr>
    </w:p>
    <w:p w14:paraId="69F4069C" w14:textId="77777777" w:rsidR="00A96A24" w:rsidRPr="00333E4A" w:rsidRDefault="00A96A24" w:rsidP="00333E4A">
      <w:pPr>
        <w:pStyle w:val="BodyText"/>
        <w:jc w:val="both"/>
        <w:rPr>
          <w:rFonts w:ascii="Garamond" w:hAnsi="Garamond"/>
        </w:rPr>
      </w:pPr>
    </w:p>
    <w:p w14:paraId="51AE6CDB" w14:textId="77777777" w:rsidR="00A96A24" w:rsidRPr="00333E4A" w:rsidRDefault="00A96A24" w:rsidP="00333E4A">
      <w:pPr>
        <w:pStyle w:val="BodyText"/>
        <w:jc w:val="both"/>
        <w:rPr>
          <w:rFonts w:ascii="Garamond" w:hAnsi="Garamond"/>
        </w:rPr>
      </w:pPr>
    </w:p>
    <w:p w14:paraId="2B92F3C3" w14:textId="77777777" w:rsidR="00A96A24" w:rsidRPr="00333E4A" w:rsidRDefault="00A96A24" w:rsidP="00333E4A">
      <w:pPr>
        <w:pStyle w:val="BodyText"/>
        <w:jc w:val="both"/>
        <w:rPr>
          <w:rFonts w:ascii="Garamond" w:hAnsi="Garamond"/>
        </w:rPr>
      </w:pPr>
    </w:p>
    <w:p w14:paraId="3F9E5063" w14:textId="77777777" w:rsidR="00A96A24" w:rsidRPr="00333E4A" w:rsidRDefault="00A96A24" w:rsidP="007A4025">
      <w:pPr>
        <w:pStyle w:val="BodyText"/>
        <w:jc w:val="center"/>
        <w:rPr>
          <w:rFonts w:ascii="Garamond" w:hAnsi="Garamond"/>
        </w:rPr>
      </w:pPr>
    </w:p>
    <w:p w14:paraId="377EC9EC" w14:textId="712366F5" w:rsidR="00A96A24" w:rsidRPr="00333E4A" w:rsidRDefault="00C655E6" w:rsidP="007A4025">
      <w:pPr>
        <w:pStyle w:val="BodyText"/>
        <w:spacing w:before="9"/>
        <w:jc w:val="center"/>
        <w:rPr>
          <w:rFonts w:ascii="Garamond" w:hAnsi="Garamond"/>
        </w:rPr>
      </w:pPr>
      <w:r w:rsidRPr="00333E4A">
        <w:rPr>
          <w:rFonts w:ascii="Garamond" w:hAnsi="Garamond"/>
          <w:noProof/>
        </w:rPr>
        <mc:AlternateContent>
          <mc:Choice Requires="wps">
            <w:drawing>
              <wp:anchor distT="0" distB="0" distL="0" distR="0" simplePos="0" relativeHeight="251659264" behindDoc="1" locked="0" layoutInCell="1" allowOverlap="1" wp14:anchorId="193BA870" wp14:editId="44FE76E1">
                <wp:simplePos x="0" y="0"/>
                <wp:positionH relativeFrom="page">
                  <wp:posOffset>2629535</wp:posOffset>
                </wp:positionH>
                <wp:positionV relativeFrom="paragraph">
                  <wp:posOffset>143510</wp:posOffset>
                </wp:positionV>
                <wp:extent cx="2514600" cy="0"/>
                <wp:effectExtent l="10160" t="13970" r="8890" b="5080"/>
                <wp:wrapTopAndBottom/>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D0590" id="Line 5"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D3D4SW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615220D" w14:textId="77777777" w:rsidR="00A96A24" w:rsidRPr="00333E4A" w:rsidRDefault="00B635C9" w:rsidP="007A4025">
      <w:pPr>
        <w:pStyle w:val="BodyText"/>
        <w:spacing w:line="247" w:lineRule="exact"/>
        <w:ind w:left="3542" w:right="3540"/>
        <w:jc w:val="center"/>
        <w:rPr>
          <w:rFonts w:ascii="Garamond" w:hAnsi="Garamond"/>
        </w:rPr>
      </w:pPr>
      <w:r w:rsidRPr="00333E4A">
        <w:rPr>
          <w:rFonts w:ascii="Garamond" w:hAnsi="Garamond"/>
        </w:rPr>
        <w:t>Notary Public</w:t>
      </w:r>
    </w:p>
    <w:p w14:paraId="43C812DB" w14:textId="77777777" w:rsidR="00A96A24" w:rsidRPr="00333E4A" w:rsidRDefault="00A96A24" w:rsidP="00333E4A">
      <w:pPr>
        <w:spacing w:line="247" w:lineRule="exact"/>
        <w:jc w:val="both"/>
        <w:rPr>
          <w:rFonts w:ascii="Garamond" w:hAnsi="Garamond"/>
          <w:sz w:val="24"/>
          <w:szCs w:val="24"/>
        </w:rPr>
        <w:sectPr w:rsidR="00A96A24" w:rsidRPr="00333E4A">
          <w:footerReference w:type="default" r:id="rId7"/>
          <w:pgSz w:w="12240" w:h="15840"/>
          <w:pgMar w:top="1380" w:right="1320" w:bottom="1500" w:left="1320" w:header="0" w:footer="1303" w:gutter="0"/>
          <w:cols w:space="720"/>
        </w:sectPr>
      </w:pPr>
    </w:p>
    <w:p w14:paraId="6D8835FF" w14:textId="77777777" w:rsidR="00A96A24" w:rsidRPr="00333E4A" w:rsidRDefault="00A96A24" w:rsidP="00333E4A">
      <w:pPr>
        <w:pStyle w:val="BodyText"/>
        <w:jc w:val="both"/>
        <w:rPr>
          <w:rFonts w:ascii="Garamond" w:hAnsi="Garamond"/>
        </w:rPr>
      </w:pPr>
    </w:p>
    <w:p w14:paraId="1D8C5AB2" w14:textId="77777777" w:rsidR="00A96A24" w:rsidRPr="00333E4A" w:rsidRDefault="00B635C9" w:rsidP="00333E4A">
      <w:pPr>
        <w:spacing w:before="90" w:line="247" w:lineRule="auto"/>
        <w:ind w:left="115" w:hanging="10"/>
        <w:jc w:val="both"/>
        <w:rPr>
          <w:rFonts w:ascii="Garamond" w:hAnsi="Garamond"/>
          <w:sz w:val="24"/>
          <w:szCs w:val="24"/>
        </w:rPr>
      </w:pPr>
      <w:proofErr w:type="gramStart"/>
      <w:r w:rsidRPr="00333E4A">
        <w:rPr>
          <w:rFonts w:ascii="Garamond" w:hAnsi="Garamond"/>
          <w:b/>
          <w:sz w:val="24"/>
          <w:szCs w:val="24"/>
        </w:rPr>
        <w:t>THUS</w:t>
      </w:r>
      <w:proofErr w:type="gramEnd"/>
      <w:r w:rsidRPr="00333E4A">
        <w:rPr>
          <w:rFonts w:ascii="Garamond" w:hAnsi="Garamond"/>
          <w:b/>
          <w:sz w:val="24"/>
          <w:szCs w:val="24"/>
        </w:rPr>
        <w:t xml:space="preserve"> DONE AND SIGNED </w:t>
      </w:r>
      <w:r w:rsidRPr="00333E4A">
        <w:rPr>
          <w:rFonts w:ascii="Garamond" w:hAnsi="Garamond"/>
          <w:sz w:val="24"/>
          <w:szCs w:val="24"/>
        </w:rPr>
        <w:t>as of the date set forth below, before the undersigned competent witnesses.</w:t>
      </w:r>
    </w:p>
    <w:p w14:paraId="2C80173D" w14:textId="77777777" w:rsidR="00A96A24" w:rsidRPr="00333E4A" w:rsidRDefault="00A96A24" w:rsidP="00333E4A">
      <w:pPr>
        <w:pStyle w:val="BodyText"/>
        <w:spacing w:before="5"/>
        <w:jc w:val="both"/>
        <w:rPr>
          <w:rFonts w:ascii="Garamond" w:hAnsi="Garamond"/>
        </w:rPr>
      </w:pPr>
    </w:p>
    <w:p w14:paraId="490837F5" w14:textId="77777777" w:rsidR="00A96A24" w:rsidRPr="00333E4A" w:rsidRDefault="00B635C9" w:rsidP="00333E4A">
      <w:pPr>
        <w:pStyle w:val="Heading1"/>
        <w:tabs>
          <w:tab w:val="left" w:pos="5160"/>
        </w:tabs>
        <w:jc w:val="both"/>
        <w:rPr>
          <w:rFonts w:ascii="Garamond" w:hAnsi="Garamond"/>
        </w:rPr>
      </w:pPr>
      <w:r w:rsidRPr="00333E4A">
        <w:rPr>
          <w:rFonts w:ascii="Garamond" w:hAnsi="Garamond"/>
        </w:rPr>
        <w:t>WITNESSES:</w:t>
      </w:r>
      <w:r w:rsidRPr="00333E4A">
        <w:rPr>
          <w:rFonts w:ascii="Garamond" w:hAnsi="Garamond"/>
        </w:rPr>
        <w:tab/>
        <w:t>LESSEE:</w:t>
      </w:r>
    </w:p>
    <w:p w14:paraId="5B577FB4" w14:textId="77777777" w:rsidR="00A96A24" w:rsidRPr="00333E4A" w:rsidRDefault="00A96A24" w:rsidP="00333E4A">
      <w:pPr>
        <w:pStyle w:val="BodyText"/>
        <w:jc w:val="both"/>
        <w:rPr>
          <w:rFonts w:ascii="Garamond" w:hAnsi="Garamond"/>
          <w:b/>
        </w:rPr>
      </w:pPr>
    </w:p>
    <w:p w14:paraId="46CB0417" w14:textId="4D80FFAB" w:rsidR="00A96A24" w:rsidRPr="00333E4A" w:rsidRDefault="00C655E6" w:rsidP="00333E4A">
      <w:pPr>
        <w:ind w:left="5161"/>
        <w:jc w:val="both"/>
        <w:rPr>
          <w:rFonts w:ascii="Garamond" w:hAnsi="Garamond"/>
          <w:b/>
          <w:sz w:val="24"/>
          <w:szCs w:val="24"/>
        </w:rPr>
      </w:pPr>
      <w:r w:rsidRPr="00333E4A">
        <w:rPr>
          <w:rFonts w:ascii="Garamond" w:hAnsi="Garamond"/>
          <w:noProof/>
          <w:sz w:val="24"/>
          <w:szCs w:val="24"/>
        </w:rPr>
        <mc:AlternateContent>
          <mc:Choice Requires="wps">
            <w:drawing>
              <wp:anchor distT="0" distB="0" distL="114300" distR="114300" simplePos="0" relativeHeight="251657216" behindDoc="0" locked="0" layoutInCell="1" allowOverlap="1" wp14:anchorId="20B99061" wp14:editId="004761D6">
                <wp:simplePos x="0" y="0"/>
                <wp:positionH relativeFrom="page">
                  <wp:posOffset>914400</wp:posOffset>
                </wp:positionH>
                <wp:positionV relativeFrom="paragraph">
                  <wp:posOffset>162560</wp:posOffset>
                </wp:positionV>
                <wp:extent cx="2286635" cy="0"/>
                <wp:effectExtent l="9525" t="11430" r="8890" b="762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33E42" id="Line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Gh8wrrAAQAAaQMAAA4AAAAAAAAAAAAAAAAALgIA&#10;AGRycy9lMm9Eb2MueG1sUEsBAi0AFAAGAAgAAAAhAFIjA43cAAAACQEAAA8AAAAAAAAAAAAAAAAA&#10;GgQAAGRycy9kb3ducmV2LnhtbFBLBQYAAAAABAAEAPMAAAAjBQAAAAA=&#10;" strokeweight=".6pt">
                <w10:wrap anchorx="page"/>
              </v:line>
            </w:pict>
          </mc:Fallback>
        </mc:AlternateContent>
      </w:r>
      <w:r w:rsidR="00B635C9" w:rsidRPr="00333E4A">
        <w:rPr>
          <w:rFonts w:ascii="Garamond" w:hAnsi="Garamond"/>
          <w:b/>
          <w:sz w:val="24"/>
          <w:szCs w:val="24"/>
        </w:rPr>
        <w:t>DELI MANAGEMENT, INC.,</w:t>
      </w:r>
    </w:p>
    <w:p w14:paraId="7568CF2D" w14:textId="77777777" w:rsidR="00A96A24" w:rsidRPr="00333E4A" w:rsidRDefault="00B635C9" w:rsidP="00333E4A">
      <w:pPr>
        <w:pStyle w:val="BodyText"/>
        <w:tabs>
          <w:tab w:val="left" w:pos="3775"/>
          <w:tab w:val="left" w:pos="5160"/>
        </w:tabs>
        <w:ind w:left="120"/>
        <w:jc w:val="both"/>
        <w:rPr>
          <w:rFonts w:ascii="Garamond" w:hAnsi="Garamond"/>
        </w:rPr>
      </w:pPr>
      <w:r w:rsidRPr="00333E4A">
        <w:rPr>
          <w:rFonts w:ascii="Garamond" w:hAnsi="Garamond"/>
        </w:rPr>
        <w:t>Printed</w:t>
      </w:r>
      <w:r w:rsidRPr="00333E4A">
        <w:rPr>
          <w:rFonts w:ascii="Garamond" w:hAnsi="Garamond"/>
          <w:spacing w:val="-1"/>
        </w:rPr>
        <w:t xml:space="preserve"> </w:t>
      </w:r>
      <w:r w:rsidRPr="00333E4A">
        <w:rPr>
          <w:rFonts w:ascii="Garamond" w:hAnsi="Garamond"/>
        </w:rPr>
        <w:t>Name:</w:t>
      </w:r>
      <w:r w:rsidRPr="00333E4A">
        <w:rPr>
          <w:rFonts w:ascii="Garamond" w:hAnsi="Garamond"/>
          <w:u w:val="single"/>
        </w:rPr>
        <w:t xml:space="preserve"> </w:t>
      </w:r>
      <w:r w:rsidRPr="00333E4A">
        <w:rPr>
          <w:rFonts w:ascii="Garamond" w:hAnsi="Garamond"/>
          <w:u w:val="single"/>
        </w:rPr>
        <w:tab/>
      </w:r>
      <w:r w:rsidRPr="00333E4A">
        <w:rPr>
          <w:rFonts w:ascii="Garamond" w:hAnsi="Garamond"/>
        </w:rPr>
        <w:tab/>
        <w:t>a Texas corporation</w:t>
      </w:r>
    </w:p>
    <w:p w14:paraId="50E0F5F8" w14:textId="77777777" w:rsidR="00A96A24" w:rsidRPr="00333E4A" w:rsidRDefault="00A96A24" w:rsidP="00333E4A">
      <w:pPr>
        <w:pStyle w:val="BodyText"/>
        <w:jc w:val="both"/>
        <w:rPr>
          <w:rFonts w:ascii="Garamond" w:hAnsi="Garamond"/>
        </w:rPr>
      </w:pPr>
    </w:p>
    <w:p w14:paraId="6149186A" w14:textId="77777777" w:rsidR="00A96A24" w:rsidRPr="00333E4A" w:rsidRDefault="00A96A24" w:rsidP="00333E4A">
      <w:pPr>
        <w:pStyle w:val="BodyText"/>
        <w:spacing w:before="3"/>
        <w:jc w:val="both"/>
        <w:rPr>
          <w:rFonts w:ascii="Garamond" w:hAnsi="Garamond"/>
        </w:rPr>
      </w:pPr>
    </w:p>
    <w:p w14:paraId="4C3A74DF" w14:textId="21C6E5F4" w:rsidR="00A96A24" w:rsidRPr="00333E4A" w:rsidRDefault="00C655E6" w:rsidP="00333E4A">
      <w:pPr>
        <w:pStyle w:val="BodyText"/>
        <w:tabs>
          <w:tab w:val="left" w:pos="5881"/>
          <w:tab w:val="left" w:pos="8816"/>
        </w:tabs>
        <w:spacing w:before="89"/>
        <w:ind w:left="5161"/>
        <w:jc w:val="both"/>
        <w:rPr>
          <w:rFonts w:ascii="Garamond" w:hAnsi="Garamond"/>
        </w:rPr>
      </w:pPr>
      <w:r w:rsidRPr="00333E4A">
        <w:rPr>
          <w:rFonts w:ascii="Garamond" w:hAnsi="Garamond"/>
          <w:noProof/>
        </w:rPr>
        <mc:AlternateContent>
          <mc:Choice Requires="wps">
            <w:drawing>
              <wp:anchor distT="0" distB="0" distL="114300" distR="114300" simplePos="0" relativeHeight="251658240" behindDoc="0" locked="0" layoutInCell="1" allowOverlap="1" wp14:anchorId="09E49BDA" wp14:editId="29E7196B">
                <wp:simplePos x="0" y="0"/>
                <wp:positionH relativeFrom="page">
                  <wp:posOffset>914400</wp:posOffset>
                </wp:positionH>
                <wp:positionV relativeFrom="paragraph">
                  <wp:posOffset>219075</wp:posOffset>
                </wp:positionV>
                <wp:extent cx="2286635" cy="0"/>
                <wp:effectExtent l="9525" t="7620" r="8890" b="1143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9ED5E"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7.25pt" to="252.0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" strokeweight=".6pt">
                <w10:wrap anchorx="page"/>
              </v:line>
            </w:pict>
          </mc:Fallback>
        </mc:AlternateContent>
      </w:r>
      <w:proofErr w:type="gramStart"/>
      <w:r w:rsidR="00B635C9" w:rsidRPr="00333E4A">
        <w:rPr>
          <w:rFonts w:ascii="Garamond" w:hAnsi="Garamond"/>
        </w:rPr>
        <w:t>By:</w:t>
      </w:r>
      <w:proofErr w:type="gramEnd"/>
      <w:r w:rsidR="00B635C9" w:rsidRPr="00333E4A">
        <w:rPr>
          <w:rFonts w:ascii="Garamond" w:hAnsi="Garamond"/>
        </w:rPr>
        <w:tab/>
      </w:r>
      <w:r w:rsidR="00B635C9" w:rsidRPr="00333E4A">
        <w:rPr>
          <w:rFonts w:ascii="Garamond" w:hAnsi="Garamond"/>
          <w:u w:val="single"/>
        </w:rPr>
        <w:t xml:space="preserve"> </w:t>
      </w:r>
      <w:r w:rsidR="00B635C9" w:rsidRPr="00333E4A">
        <w:rPr>
          <w:rFonts w:ascii="Garamond" w:hAnsi="Garamond"/>
          <w:u w:val="single"/>
        </w:rPr>
        <w:tab/>
      </w:r>
    </w:p>
    <w:p w14:paraId="79A26B18" w14:textId="77777777" w:rsidR="00A96A24" w:rsidRPr="00333E4A" w:rsidRDefault="00B635C9" w:rsidP="00333E4A">
      <w:pPr>
        <w:pStyle w:val="BodyText"/>
        <w:tabs>
          <w:tab w:val="left" w:pos="3775"/>
          <w:tab w:val="left" w:pos="5881"/>
          <w:tab w:val="left" w:pos="8796"/>
          <w:tab w:val="left" w:pos="8827"/>
        </w:tabs>
        <w:spacing w:before="1"/>
        <w:ind w:left="5881" w:right="768" w:hanging="5761"/>
        <w:jc w:val="both"/>
        <w:rPr>
          <w:rFonts w:ascii="Garamond" w:hAnsi="Garamond"/>
        </w:rPr>
      </w:pPr>
      <w:r w:rsidRPr="00333E4A">
        <w:rPr>
          <w:rFonts w:ascii="Garamond" w:hAnsi="Garamond"/>
        </w:rPr>
        <w:t>Printed</w:t>
      </w:r>
      <w:r w:rsidRPr="00333E4A">
        <w:rPr>
          <w:rFonts w:ascii="Garamond" w:hAnsi="Garamond"/>
          <w:spacing w:val="-1"/>
        </w:rPr>
        <w:t xml:space="preserve"> </w:t>
      </w:r>
      <w:r w:rsidRPr="00333E4A">
        <w:rPr>
          <w:rFonts w:ascii="Garamond" w:hAnsi="Garamond"/>
        </w:rPr>
        <w:t>Name:</w:t>
      </w:r>
      <w:r w:rsidRPr="00333E4A">
        <w:rPr>
          <w:rFonts w:ascii="Garamond" w:hAnsi="Garamond"/>
          <w:u w:val="single"/>
        </w:rPr>
        <w:t xml:space="preserve"> </w:t>
      </w:r>
      <w:r w:rsidRPr="00333E4A">
        <w:rPr>
          <w:rFonts w:ascii="Garamond" w:hAnsi="Garamond"/>
          <w:u w:val="single"/>
        </w:rPr>
        <w:tab/>
      </w:r>
      <w:r w:rsidRPr="00333E4A">
        <w:rPr>
          <w:rFonts w:ascii="Garamond" w:hAnsi="Garamond"/>
        </w:rPr>
        <w:tab/>
        <w:t>Printed</w:t>
      </w:r>
      <w:r w:rsidRPr="00333E4A">
        <w:rPr>
          <w:rFonts w:ascii="Garamond" w:hAnsi="Garamond"/>
          <w:spacing w:val="-3"/>
        </w:rPr>
        <w:t xml:space="preserve"> </w:t>
      </w:r>
      <w:r w:rsidRPr="00333E4A">
        <w:rPr>
          <w:rFonts w:ascii="Garamond" w:hAnsi="Garamond"/>
        </w:rPr>
        <w:t xml:space="preserve">Name: </w:t>
      </w:r>
      <w:r w:rsidRPr="00333E4A">
        <w:rPr>
          <w:rFonts w:ascii="Garamond" w:hAnsi="Garamond"/>
          <w:u w:val="single"/>
        </w:rPr>
        <w:t xml:space="preserve"> </w:t>
      </w:r>
      <w:r w:rsidRPr="00333E4A">
        <w:rPr>
          <w:rFonts w:ascii="Garamond" w:hAnsi="Garamond"/>
          <w:u w:val="single"/>
        </w:rPr>
        <w:tab/>
      </w:r>
      <w:r w:rsidRPr="00333E4A">
        <w:rPr>
          <w:rFonts w:ascii="Garamond" w:hAnsi="Garamond"/>
          <w:u w:val="single"/>
        </w:rPr>
        <w:tab/>
      </w:r>
      <w:r w:rsidRPr="00333E4A">
        <w:rPr>
          <w:rFonts w:ascii="Garamond" w:hAnsi="Garamond"/>
        </w:rPr>
        <w:t xml:space="preserve"> Printed</w:t>
      </w:r>
      <w:r w:rsidRPr="00333E4A">
        <w:rPr>
          <w:rFonts w:ascii="Garamond" w:hAnsi="Garamond"/>
          <w:spacing w:val="-3"/>
        </w:rPr>
        <w:t xml:space="preserve"> </w:t>
      </w:r>
      <w:r w:rsidRPr="00333E4A">
        <w:rPr>
          <w:rFonts w:ascii="Garamond" w:hAnsi="Garamond"/>
        </w:rPr>
        <w:t xml:space="preserve">Title: </w:t>
      </w:r>
      <w:r w:rsidRPr="00333E4A">
        <w:rPr>
          <w:rFonts w:ascii="Garamond" w:hAnsi="Garamond"/>
          <w:u w:val="single"/>
        </w:rPr>
        <w:t xml:space="preserve"> </w:t>
      </w:r>
      <w:r w:rsidRPr="00333E4A">
        <w:rPr>
          <w:rFonts w:ascii="Garamond" w:hAnsi="Garamond"/>
          <w:u w:val="single"/>
        </w:rPr>
        <w:tab/>
      </w:r>
      <w:r w:rsidRPr="00333E4A">
        <w:rPr>
          <w:rFonts w:ascii="Garamond" w:hAnsi="Garamond"/>
          <w:u w:val="single"/>
        </w:rPr>
        <w:tab/>
      </w:r>
      <w:r w:rsidRPr="00333E4A">
        <w:rPr>
          <w:rFonts w:ascii="Garamond" w:hAnsi="Garamond"/>
        </w:rPr>
        <w:t xml:space="preserve"> Dated: </w:t>
      </w:r>
      <w:r w:rsidRPr="00333E4A">
        <w:rPr>
          <w:rFonts w:ascii="Garamond" w:hAnsi="Garamond"/>
          <w:u w:val="single"/>
        </w:rPr>
        <w:t xml:space="preserve"> </w:t>
      </w:r>
      <w:r w:rsidRPr="00333E4A">
        <w:rPr>
          <w:rFonts w:ascii="Garamond" w:hAnsi="Garamond"/>
          <w:u w:val="single"/>
        </w:rPr>
        <w:tab/>
      </w:r>
    </w:p>
    <w:p w14:paraId="66F380FC" w14:textId="77777777" w:rsidR="00A96A24" w:rsidRPr="00333E4A" w:rsidRDefault="00A96A24" w:rsidP="00333E4A">
      <w:pPr>
        <w:pStyle w:val="BodyText"/>
        <w:jc w:val="both"/>
        <w:rPr>
          <w:rFonts w:ascii="Garamond" w:hAnsi="Garamond"/>
        </w:rPr>
      </w:pPr>
    </w:p>
    <w:p w14:paraId="26A83AC2" w14:textId="77777777" w:rsidR="00A96A24" w:rsidRPr="00333E4A" w:rsidRDefault="00A96A24" w:rsidP="00333E4A">
      <w:pPr>
        <w:pStyle w:val="BodyText"/>
        <w:jc w:val="both"/>
        <w:rPr>
          <w:rFonts w:ascii="Garamond" w:hAnsi="Garamond"/>
        </w:rPr>
      </w:pPr>
    </w:p>
    <w:p w14:paraId="1EE2FDF1" w14:textId="77777777" w:rsidR="00A96A24" w:rsidRPr="00333E4A" w:rsidRDefault="00A96A24" w:rsidP="00333E4A">
      <w:pPr>
        <w:pStyle w:val="BodyText"/>
        <w:jc w:val="both"/>
        <w:rPr>
          <w:rFonts w:ascii="Garamond" w:hAnsi="Garamond"/>
        </w:rPr>
      </w:pPr>
    </w:p>
    <w:p w14:paraId="0534DBC0" w14:textId="77777777" w:rsidR="00A96A24" w:rsidRPr="00333E4A" w:rsidRDefault="00A96A24" w:rsidP="00333E4A">
      <w:pPr>
        <w:pStyle w:val="BodyText"/>
        <w:jc w:val="both"/>
        <w:rPr>
          <w:rFonts w:ascii="Garamond" w:hAnsi="Garamond"/>
        </w:rPr>
      </w:pPr>
    </w:p>
    <w:p w14:paraId="57DEF604" w14:textId="77777777" w:rsidR="00A96A24" w:rsidRPr="00333E4A" w:rsidRDefault="00A96A24" w:rsidP="00333E4A">
      <w:pPr>
        <w:pStyle w:val="BodyText"/>
        <w:jc w:val="both"/>
        <w:rPr>
          <w:rFonts w:ascii="Garamond" w:hAnsi="Garamond"/>
        </w:rPr>
      </w:pPr>
    </w:p>
    <w:p w14:paraId="1F90EA2C" w14:textId="554AAEF9" w:rsidR="00A96A24" w:rsidRPr="00333E4A" w:rsidRDefault="00C655E6" w:rsidP="00333E4A">
      <w:pPr>
        <w:pStyle w:val="BodyText"/>
        <w:spacing w:before="9"/>
        <w:jc w:val="both"/>
        <w:rPr>
          <w:rFonts w:ascii="Garamond" w:hAnsi="Garamond"/>
        </w:rPr>
      </w:pPr>
      <w:r w:rsidRPr="00333E4A">
        <w:rPr>
          <w:rFonts w:ascii="Garamond" w:hAnsi="Garamond"/>
          <w:noProof/>
        </w:rPr>
        <mc:AlternateContent>
          <mc:Choice Requires="wps">
            <w:drawing>
              <wp:anchor distT="0" distB="0" distL="0" distR="0" simplePos="0" relativeHeight="251660288" behindDoc="1" locked="0" layoutInCell="1" allowOverlap="1" wp14:anchorId="223BC008" wp14:editId="1D049EBE">
                <wp:simplePos x="0" y="0"/>
                <wp:positionH relativeFrom="page">
                  <wp:posOffset>2629535</wp:posOffset>
                </wp:positionH>
                <wp:positionV relativeFrom="paragraph">
                  <wp:posOffset>143510</wp:posOffset>
                </wp:positionV>
                <wp:extent cx="2514600" cy="0"/>
                <wp:effectExtent l="10160" t="10795" r="8890" b="825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024EF" id="Line 2"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BmqAdE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57450FC" w14:textId="77777777" w:rsidR="00A96A24" w:rsidRPr="00333E4A" w:rsidRDefault="00B635C9" w:rsidP="00333E4A">
      <w:pPr>
        <w:pStyle w:val="BodyText"/>
        <w:spacing w:line="247" w:lineRule="exact"/>
        <w:ind w:left="3542" w:right="3540"/>
        <w:jc w:val="both"/>
        <w:rPr>
          <w:rFonts w:ascii="Garamond" w:hAnsi="Garamond"/>
        </w:rPr>
      </w:pPr>
      <w:r w:rsidRPr="00333E4A">
        <w:rPr>
          <w:rFonts w:ascii="Garamond" w:hAnsi="Garamond"/>
        </w:rPr>
        <w:t>Notary Public</w:t>
      </w:r>
    </w:p>
    <w:sectPr w:rsidR="00A96A24" w:rsidRPr="00333E4A">
      <w:pgSz w:w="12240" w:h="15840"/>
      <w:pgMar w:top="1500" w:right="1320" w:bottom="1500" w:left="1320" w:header="0" w:footer="1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74F0B" w14:textId="77777777" w:rsidR="002F0F08" w:rsidRDefault="002F0F08">
      <w:r>
        <w:separator/>
      </w:r>
    </w:p>
  </w:endnote>
  <w:endnote w:type="continuationSeparator" w:id="0">
    <w:p w14:paraId="211F4337" w14:textId="77777777" w:rsidR="002F0F08" w:rsidRDefault="002F0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F223" w14:textId="151E5009" w:rsidR="00A96A24" w:rsidRDefault="007A4025">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46F11B9F" wp14:editId="39076725">
              <wp:simplePos x="0" y="0"/>
              <wp:positionH relativeFrom="margin">
                <wp:align>left</wp:align>
              </wp:positionH>
              <wp:positionV relativeFrom="page">
                <wp:posOffset>9232710</wp:posOffset>
              </wp:positionV>
              <wp:extent cx="6851176" cy="620878"/>
              <wp:effectExtent l="0" t="0" r="6985"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176" cy="620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BCD15" w14:textId="1E3639FF" w:rsidR="007A4025" w:rsidRDefault="007A4025" w:rsidP="007A4025">
                          <w:pPr>
                            <w:pBdr>
                              <w:bottom w:val="single" w:sz="12" w:space="1" w:color="auto"/>
                            </w:pBdr>
                            <w:spacing w:before="10"/>
                            <w:jc w:val="center"/>
                            <w:rPr>
                              <w:i/>
                              <w:sz w:val="20"/>
                            </w:rPr>
                          </w:pPr>
                        </w:p>
                        <w:p w14:paraId="2A477A91" w14:textId="31A1622A" w:rsidR="007A4025" w:rsidRPr="007A4025" w:rsidRDefault="007A4025" w:rsidP="007A4025">
                          <w:pPr>
                            <w:spacing w:before="10"/>
                            <w:jc w:val="center"/>
                            <w:rPr>
                              <w:rFonts w:ascii="Garamond" w:hAnsi="Garamond"/>
                              <w:iCs/>
                            </w:rPr>
                          </w:pPr>
                          <w:r w:rsidRPr="007A4025">
                            <w:rPr>
                              <w:rFonts w:ascii="Garamond" w:hAnsi="Garamond"/>
                              <w:iCs/>
                            </w:rPr>
                            <w:t>F</w:t>
                          </w:r>
                          <w:r>
                            <w:rPr>
                              <w:rFonts w:ascii="Garamond" w:hAnsi="Garamond"/>
                              <w:iCs/>
                            </w:rPr>
                            <w:t>ifth</w:t>
                          </w:r>
                          <w:r w:rsidRPr="007A4025">
                            <w:rPr>
                              <w:rFonts w:ascii="Garamond" w:hAnsi="Garamond"/>
                              <w:iCs/>
                            </w:rPr>
                            <w:t xml:space="preserve"> Addendum to Lease Agreement</w:t>
                          </w:r>
                        </w:p>
                        <w:p w14:paraId="1335E1A6" w14:textId="77777777" w:rsidR="007A4025" w:rsidRPr="007A4025" w:rsidRDefault="007A4025" w:rsidP="007A4025">
                          <w:pPr>
                            <w:spacing w:before="20"/>
                            <w:ind w:left="4"/>
                            <w:jc w:val="center"/>
                            <w:rPr>
                              <w:rFonts w:ascii="Garamond" w:hAnsi="Garamond"/>
                              <w:iCs/>
                            </w:rPr>
                          </w:pPr>
                          <w:r w:rsidRPr="007A4025">
                            <w:rPr>
                              <w:rFonts w:ascii="Garamond" w:hAnsi="Garamond"/>
                              <w:iCs/>
                            </w:rPr>
                            <w:t xml:space="preserve">Page </w:t>
                          </w:r>
                          <w:r w:rsidRPr="007A4025">
                            <w:rPr>
                              <w:rFonts w:ascii="Garamond" w:hAnsi="Garamond"/>
                              <w:iCs/>
                            </w:rPr>
                            <w:fldChar w:fldCharType="begin"/>
                          </w:r>
                          <w:r w:rsidRPr="007A4025">
                            <w:rPr>
                              <w:rFonts w:ascii="Garamond" w:hAnsi="Garamond"/>
                              <w:iCs/>
                            </w:rPr>
                            <w:instrText xml:space="preserve"> PAGE </w:instrText>
                          </w:r>
                          <w:r w:rsidRPr="007A4025">
                            <w:rPr>
                              <w:rFonts w:ascii="Garamond" w:hAnsi="Garamond"/>
                              <w:iCs/>
                            </w:rPr>
                            <w:fldChar w:fldCharType="separate"/>
                          </w:r>
                          <w:r w:rsidRPr="007A4025">
                            <w:rPr>
                              <w:rFonts w:ascii="Garamond" w:hAnsi="Garamond"/>
                              <w:iCs/>
                              <w:noProof/>
                            </w:rPr>
                            <w:t>1</w:t>
                          </w:r>
                          <w:r w:rsidRPr="007A4025">
                            <w:rPr>
                              <w:rFonts w:ascii="Garamond" w:hAnsi="Garamond"/>
                              <w:iCs/>
                            </w:rPr>
                            <w:fldChar w:fldCharType="end"/>
                          </w:r>
                          <w:r w:rsidRPr="007A4025">
                            <w:rPr>
                              <w:rFonts w:ascii="Garamond" w:hAnsi="Garamond"/>
                              <w:iCs/>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11B9F" id="_x0000_t202" coordsize="21600,21600" o:spt="202" path="m,l,21600r21600,l21600,xe">
              <v:stroke joinstyle="miter"/>
              <v:path gradientshapeok="t" o:connecttype="rect"/>
            </v:shapetype>
            <v:shape id="Text Box 1" o:spid="_x0000_s1026" type="#_x0000_t202" style="position:absolute;margin-left:0;margin-top:727pt;width:539.45pt;height:48.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" filled="f" stroked="f">
              <v:textbox inset="0,0,0,0">
                <w:txbxContent>
                  <w:p w14:paraId="4C8BCD15" w14:textId="1E3639FF" w:rsidR="007A4025" w:rsidRDefault="007A4025" w:rsidP="007A4025">
                    <w:pPr>
                      <w:pBdr>
                        <w:bottom w:val="single" w:sz="12" w:space="1" w:color="auto"/>
                      </w:pBdr>
                      <w:spacing w:before="10"/>
                      <w:jc w:val="center"/>
                      <w:rPr>
                        <w:i/>
                        <w:sz w:val="20"/>
                      </w:rPr>
                    </w:pPr>
                  </w:p>
                  <w:p w14:paraId="2A477A91" w14:textId="31A1622A" w:rsidR="007A4025" w:rsidRPr="007A4025" w:rsidRDefault="007A4025" w:rsidP="007A4025">
                    <w:pPr>
                      <w:spacing w:before="10"/>
                      <w:jc w:val="center"/>
                      <w:rPr>
                        <w:rFonts w:ascii="Garamond" w:hAnsi="Garamond"/>
                        <w:iCs/>
                      </w:rPr>
                    </w:pPr>
                    <w:r w:rsidRPr="007A4025">
                      <w:rPr>
                        <w:rFonts w:ascii="Garamond" w:hAnsi="Garamond"/>
                        <w:iCs/>
                      </w:rPr>
                      <w:t>F</w:t>
                    </w:r>
                    <w:r>
                      <w:rPr>
                        <w:rFonts w:ascii="Garamond" w:hAnsi="Garamond"/>
                        <w:iCs/>
                      </w:rPr>
                      <w:t>ifth</w:t>
                    </w:r>
                    <w:r w:rsidRPr="007A4025">
                      <w:rPr>
                        <w:rFonts w:ascii="Garamond" w:hAnsi="Garamond"/>
                        <w:iCs/>
                      </w:rPr>
                      <w:t xml:space="preserve"> Addendum to Lease Agreement</w:t>
                    </w:r>
                  </w:p>
                  <w:p w14:paraId="1335E1A6" w14:textId="77777777" w:rsidR="007A4025" w:rsidRPr="007A4025" w:rsidRDefault="007A4025" w:rsidP="007A4025">
                    <w:pPr>
                      <w:spacing w:before="20"/>
                      <w:ind w:left="4"/>
                      <w:jc w:val="center"/>
                      <w:rPr>
                        <w:rFonts w:ascii="Garamond" w:hAnsi="Garamond"/>
                        <w:iCs/>
                      </w:rPr>
                    </w:pPr>
                    <w:r w:rsidRPr="007A4025">
                      <w:rPr>
                        <w:rFonts w:ascii="Garamond" w:hAnsi="Garamond"/>
                        <w:iCs/>
                      </w:rPr>
                      <w:t xml:space="preserve">Page </w:t>
                    </w:r>
                    <w:r w:rsidRPr="007A4025">
                      <w:rPr>
                        <w:rFonts w:ascii="Garamond" w:hAnsi="Garamond"/>
                        <w:iCs/>
                      </w:rPr>
                      <w:fldChar w:fldCharType="begin"/>
                    </w:r>
                    <w:r w:rsidRPr="007A4025">
                      <w:rPr>
                        <w:rFonts w:ascii="Garamond" w:hAnsi="Garamond"/>
                        <w:iCs/>
                      </w:rPr>
                      <w:instrText xml:space="preserve"> PAGE </w:instrText>
                    </w:r>
                    <w:r w:rsidRPr="007A4025">
                      <w:rPr>
                        <w:rFonts w:ascii="Garamond" w:hAnsi="Garamond"/>
                        <w:iCs/>
                      </w:rPr>
                      <w:fldChar w:fldCharType="separate"/>
                    </w:r>
                    <w:r w:rsidRPr="007A4025">
                      <w:rPr>
                        <w:rFonts w:ascii="Garamond" w:hAnsi="Garamond"/>
                        <w:iCs/>
                        <w:noProof/>
                      </w:rPr>
                      <w:t>1</w:t>
                    </w:r>
                    <w:r w:rsidRPr="007A4025">
                      <w:rPr>
                        <w:rFonts w:ascii="Garamond" w:hAnsi="Garamond"/>
                        <w:iCs/>
                      </w:rPr>
                      <w:fldChar w:fldCharType="end"/>
                    </w:r>
                    <w:r w:rsidRPr="007A4025">
                      <w:rPr>
                        <w:rFonts w:ascii="Garamond" w:hAnsi="Garamond"/>
                        <w:iCs/>
                      </w:rPr>
                      <w:t xml:space="preserve"> of 4</w:t>
                    </w:r>
                  </w:p>
                </w:txbxContent>
              </v:textbox>
              <w10:wrap anchorx="margin" anchory="page"/>
            </v:shape>
          </w:pict>
        </mc:Fallback>
      </mc:AlternateContent>
    </w:r>
    <w:r>
      <w:rPr>
        <w:sz w:val="20"/>
      </w:rPr>
      <w:t xml:space="preserve">FIFTH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1E9B6" w14:textId="77777777" w:rsidR="002F0F08" w:rsidRDefault="002F0F08">
      <w:r>
        <w:separator/>
      </w:r>
    </w:p>
  </w:footnote>
  <w:footnote w:type="continuationSeparator" w:id="0">
    <w:p w14:paraId="4D4C30C7" w14:textId="77777777" w:rsidR="002F0F08" w:rsidRDefault="002F0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90AEB"/>
    <w:multiLevelType w:val="hybridMultilevel"/>
    <w:tmpl w:val="2B62A59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abstractNum w:abstractNumId="1" w15:restartNumberingAfterBreak="0">
    <w:nsid w:val="4F2F097F"/>
    <w:multiLevelType w:val="hybridMultilevel"/>
    <w:tmpl w:val="C2D62A16"/>
    <w:lvl w:ilvl="0" w:tplc="E028230A">
      <w:start w:val="1"/>
      <w:numFmt w:val="lowerRoman"/>
      <w:lvlText w:val="%1."/>
      <w:lvlJc w:val="left"/>
      <w:pPr>
        <w:ind w:left="2159" w:hanging="720"/>
      </w:pPr>
      <w:rPr>
        <w:rFonts w:hint="default"/>
      </w:rPr>
    </w:lvl>
    <w:lvl w:ilvl="1" w:tplc="04090019" w:tentative="1">
      <w:start w:val="1"/>
      <w:numFmt w:val="lowerLetter"/>
      <w:lvlText w:val="%2."/>
      <w:lvlJc w:val="left"/>
      <w:pPr>
        <w:ind w:left="2519" w:hanging="360"/>
      </w:pPr>
    </w:lvl>
    <w:lvl w:ilvl="2" w:tplc="0409001B" w:tentative="1">
      <w:start w:val="1"/>
      <w:numFmt w:val="lowerRoman"/>
      <w:lvlText w:val="%3."/>
      <w:lvlJc w:val="right"/>
      <w:pPr>
        <w:ind w:left="3239" w:hanging="180"/>
      </w:pPr>
    </w:lvl>
    <w:lvl w:ilvl="3" w:tplc="0409000F" w:tentative="1">
      <w:start w:val="1"/>
      <w:numFmt w:val="decimal"/>
      <w:lvlText w:val="%4."/>
      <w:lvlJc w:val="left"/>
      <w:pPr>
        <w:ind w:left="3959" w:hanging="360"/>
      </w:pPr>
    </w:lvl>
    <w:lvl w:ilvl="4" w:tplc="04090019" w:tentative="1">
      <w:start w:val="1"/>
      <w:numFmt w:val="lowerLetter"/>
      <w:lvlText w:val="%5."/>
      <w:lvlJc w:val="left"/>
      <w:pPr>
        <w:ind w:left="4679" w:hanging="360"/>
      </w:pPr>
    </w:lvl>
    <w:lvl w:ilvl="5" w:tplc="0409001B" w:tentative="1">
      <w:start w:val="1"/>
      <w:numFmt w:val="lowerRoman"/>
      <w:lvlText w:val="%6."/>
      <w:lvlJc w:val="right"/>
      <w:pPr>
        <w:ind w:left="5399" w:hanging="180"/>
      </w:pPr>
    </w:lvl>
    <w:lvl w:ilvl="6" w:tplc="0409000F" w:tentative="1">
      <w:start w:val="1"/>
      <w:numFmt w:val="decimal"/>
      <w:lvlText w:val="%7."/>
      <w:lvlJc w:val="left"/>
      <w:pPr>
        <w:ind w:left="6119" w:hanging="360"/>
      </w:pPr>
    </w:lvl>
    <w:lvl w:ilvl="7" w:tplc="04090019" w:tentative="1">
      <w:start w:val="1"/>
      <w:numFmt w:val="lowerLetter"/>
      <w:lvlText w:val="%8."/>
      <w:lvlJc w:val="left"/>
      <w:pPr>
        <w:ind w:left="6839" w:hanging="360"/>
      </w:pPr>
    </w:lvl>
    <w:lvl w:ilvl="8" w:tplc="0409001B" w:tentative="1">
      <w:start w:val="1"/>
      <w:numFmt w:val="lowerRoman"/>
      <w:lvlText w:val="%9."/>
      <w:lvlJc w:val="right"/>
      <w:pPr>
        <w:ind w:left="7559" w:hanging="180"/>
      </w:pPr>
    </w:lvl>
  </w:abstractNum>
  <w:abstractNum w:abstractNumId="2" w15:restartNumberingAfterBreak="0">
    <w:nsid w:val="73B707A3"/>
    <w:multiLevelType w:val="hybridMultilevel"/>
    <w:tmpl w:val="B37AC25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num w:numId="1" w16cid:durableId="462579591">
    <w:abstractNumId w:val="2"/>
  </w:num>
  <w:num w:numId="2" w16cid:durableId="1580556421">
    <w:abstractNumId w:val="0"/>
  </w:num>
  <w:num w:numId="3" w16cid:durableId="7937891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cLaughlin">
    <w15:presenceInfo w15:providerId="AD" w15:userId="S::james.mclaughlin@jasonsdeli.com::bc51571d-aa16-401c-ac20-d20916df64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24"/>
    <w:rsid w:val="00075539"/>
    <w:rsid w:val="001A0984"/>
    <w:rsid w:val="0020173A"/>
    <w:rsid w:val="002F0F08"/>
    <w:rsid w:val="00333E4A"/>
    <w:rsid w:val="005171F0"/>
    <w:rsid w:val="005304B3"/>
    <w:rsid w:val="007A4025"/>
    <w:rsid w:val="008C401B"/>
    <w:rsid w:val="00A96A24"/>
    <w:rsid w:val="00AF0FFD"/>
    <w:rsid w:val="00B635C9"/>
    <w:rsid w:val="00BB099F"/>
    <w:rsid w:val="00C00093"/>
    <w:rsid w:val="00C0725B"/>
    <w:rsid w:val="00C655E6"/>
    <w:rsid w:val="00CA25B0"/>
    <w:rsid w:val="00CE2020"/>
    <w:rsid w:val="00D043FB"/>
    <w:rsid w:val="00D4351E"/>
    <w:rsid w:val="00D914F8"/>
    <w:rsid w:val="00E636B0"/>
    <w:rsid w:val="00EF5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603E"/>
  <w15:docId w15:val="{1684EFAC-B774-4289-8E70-A3CDAFD7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right="110" w:hanging="360"/>
      <w:jc w:val="both"/>
    </w:pPr>
  </w:style>
  <w:style w:type="paragraph" w:customStyle="1" w:styleId="TableParagraph">
    <w:name w:val="Table Paragraph"/>
    <w:basedOn w:val="Normal"/>
    <w:uiPriority w:val="1"/>
    <w:qFormat/>
    <w:pPr>
      <w:spacing w:line="234" w:lineRule="exact"/>
    </w:pPr>
  </w:style>
  <w:style w:type="paragraph" w:styleId="BalloonText">
    <w:name w:val="Balloon Text"/>
    <w:basedOn w:val="Normal"/>
    <w:link w:val="BalloonTextChar"/>
    <w:uiPriority w:val="99"/>
    <w:semiHidden/>
    <w:unhideWhenUsed/>
    <w:rsid w:val="00E636B0"/>
    <w:rPr>
      <w:rFonts w:ascii="Tahoma" w:hAnsi="Tahoma" w:cs="Tahoma"/>
      <w:sz w:val="16"/>
      <w:szCs w:val="16"/>
    </w:rPr>
  </w:style>
  <w:style w:type="character" w:customStyle="1" w:styleId="BalloonTextChar">
    <w:name w:val="Balloon Text Char"/>
    <w:basedOn w:val="DefaultParagraphFont"/>
    <w:link w:val="BalloonText"/>
    <w:uiPriority w:val="99"/>
    <w:semiHidden/>
    <w:rsid w:val="00E636B0"/>
    <w:rPr>
      <w:rFonts w:ascii="Tahoma" w:eastAsia="Times New Roman" w:hAnsi="Tahoma" w:cs="Tahoma"/>
      <w:sz w:val="16"/>
      <w:szCs w:val="16"/>
      <w:lang w:bidi="en-US"/>
    </w:rPr>
  </w:style>
  <w:style w:type="paragraph" w:styleId="Header">
    <w:name w:val="header"/>
    <w:basedOn w:val="Normal"/>
    <w:link w:val="HeaderChar"/>
    <w:uiPriority w:val="99"/>
    <w:unhideWhenUsed/>
    <w:rsid w:val="007A4025"/>
    <w:pPr>
      <w:tabs>
        <w:tab w:val="center" w:pos="4680"/>
        <w:tab w:val="right" w:pos="9360"/>
      </w:tabs>
    </w:pPr>
  </w:style>
  <w:style w:type="character" w:customStyle="1" w:styleId="HeaderChar">
    <w:name w:val="Header Char"/>
    <w:basedOn w:val="DefaultParagraphFont"/>
    <w:link w:val="Header"/>
    <w:uiPriority w:val="99"/>
    <w:rsid w:val="007A4025"/>
    <w:rPr>
      <w:rFonts w:ascii="Times New Roman" w:eastAsia="Times New Roman" w:hAnsi="Times New Roman" w:cs="Times New Roman"/>
      <w:lang w:bidi="en-US"/>
    </w:rPr>
  </w:style>
  <w:style w:type="paragraph" w:styleId="Footer">
    <w:name w:val="footer"/>
    <w:basedOn w:val="Normal"/>
    <w:link w:val="FooterChar"/>
    <w:uiPriority w:val="99"/>
    <w:unhideWhenUsed/>
    <w:rsid w:val="007A4025"/>
    <w:pPr>
      <w:tabs>
        <w:tab w:val="center" w:pos="4680"/>
        <w:tab w:val="right" w:pos="9360"/>
      </w:tabs>
    </w:pPr>
  </w:style>
  <w:style w:type="character" w:customStyle="1" w:styleId="FooterChar">
    <w:name w:val="Footer Char"/>
    <w:basedOn w:val="DefaultParagraphFont"/>
    <w:link w:val="Footer"/>
    <w:uiPriority w:val="99"/>
    <w:rsid w:val="007A4025"/>
    <w:rPr>
      <w:rFonts w:ascii="Times New Roman" w:eastAsia="Times New Roman" w:hAnsi="Times New Roman" w:cs="Times New Roman"/>
      <w:lang w:bidi="en-US"/>
    </w:rPr>
  </w:style>
  <w:style w:type="paragraph" w:styleId="Revision">
    <w:name w:val="Revision"/>
    <w:hidden/>
    <w:uiPriority w:val="99"/>
    <w:semiHidden/>
    <w:rsid w:val="00D914F8"/>
    <w:pPr>
      <w:widowControl/>
      <w:autoSpaceDE/>
      <w:autoSpaceDN/>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470145">
      <w:bodyDiv w:val="1"/>
      <w:marLeft w:val="0"/>
      <w:marRight w:val="0"/>
      <w:marTop w:val="0"/>
      <w:marBottom w:val="0"/>
      <w:divBdr>
        <w:top w:val="none" w:sz="0" w:space="0" w:color="auto"/>
        <w:left w:val="none" w:sz="0" w:space="0" w:color="auto"/>
        <w:bottom w:val="none" w:sz="0" w:space="0" w:color="auto"/>
        <w:right w:val="none" w:sz="0" w:space="0" w:color="auto"/>
      </w:divBdr>
    </w:div>
    <w:div w:id="1485582322">
      <w:bodyDiv w:val="1"/>
      <w:marLeft w:val="0"/>
      <w:marRight w:val="0"/>
      <w:marTop w:val="0"/>
      <w:marBottom w:val="0"/>
      <w:divBdr>
        <w:top w:val="none" w:sz="0" w:space="0" w:color="auto"/>
        <w:left w:val="none" w:sz="0" w:space="0" w:color="auto"/>
        <w:bottom w:val="none" w:sz="0" w:space="0" w:color="auto"/>
        <w:right w:val="none" w:sz="0" w:space="0" w:color="auto"/>
      </w:divBdr>
    </w:div>
    <w:div w:id="1709917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Jasons Deli</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James McLaughlin</cp:lastModifiedBy>
  <cp:revision>5</cp:revision>
  <dcterms:created xsi:type="dcterms:W3CDTF">2025-03-31T17:32:00Z</dcterms:created>
  <dcterms:modified xsi:type="dcterms:W3CDTF">2025-04-03T16:25:00Z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2020-02-26T00:00:00Z</vt:filetime>
  </property>
  <property fmtid="{D5CDD505-2E9C-101B-9397-08002B2CF9AE}" pid="3" name="Creator">
    <vt:lpwstr>Microsoft® Word for Office 365</vt:lpwstr>
  </property>
  <property fmtid="{D5CDD505-2E9C-101B-9397-08002B2CF9AE}" pid="4" name="LastSaved">
    <vt:filetime>2020-02-28T00:00:00Z</vt:filetime>
  </property>
</Properties>
</file>