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85B2EE" w14:textId="77777777" w:rsidR="00A96A24" w:rsidRDefault="00B635C9">
      <w:pPr>
        <w:pStyle w:val="Heading1"/>
        <w:spacing w:before="70"/>
        <w:ind w:left="2100"/>
      </w:pPr>
      <w:r>
        <w:t>FOURTH ADDENDUM TO LEASE AGREEMENT</w:t>
      </w:r>
    </w:p>
    <w:p w14:paraId="002E0F23" w14:textId="77777777" w:rsidR="00A96A24" w:rsidRDefault="00B635C9">
      <w:pPr>
        <w:spacing w:before="234" w:line="208" w:lineRule="auto"/>
        <w:ind w:left="115" w:right="112" w:firstLine="50"/>
        <w:jc w:val="both"/>
        <w:rPr>
          <w:sz w:val="24"/>
        </w:rPr>
      </w:pPr>
      <w:r>
        <w:rPr>
          <w:sz w:val="24"/>
        </w:rPr>
        <w:t>This Fourth Addendum to Lease Agreement (“</w:t>
      </w:r>
      <w:r>
        <w:rPr>
          <w:b/>
          <w:sz w:val="24"/>
        </w:rPr>
        <w:t>Fourth Addendum to Lease Agreement</w:t>
      </w:r>
      <w:r>
        <w:rPr>
          <w:sz w:val="24"/>
        </w:rPr>
        <w:t>”) is entered into as of the dates set forth below, but effective for all purposes as of November 1, 2020 (“</w:t>
      </w:r>
      <w:r>
        <w:rPr>
          <w:b/>
          <w:sz w:val="24"/>
        </w:rPr>
        <w:t>Effective Date</w:t>
      </w:r>
      <w:r>
        <w:rPr>
          <w:sz w:val="24"/>
        </w:rPr>
        <w:t>”) by and between:</w:t>
      </w:r>
    </w:p>
    <w:p w14:paraId="02075E71" w14:textId="77777777" w:rsidR="00A96A24" w:rsidRDefault="00A96A24">
      <w:pPr>
        <w:pStyle w:val="BodyText"/>
        <w:spacing w:before="1"/>
        <w:rPr>
          <w:sz w:val="22"/>
        </w:rPr>
      </w:pPr>
    </w:p>
    <w:p w14:paraId="6FBECA21" w14:textId="77777777" w:rsidR="00A96A24" w:rsidRDefault="00B635C9">
      <w:pPr>
        <w:spacing w:line="208" w:lineRule="auto"/>
        <w:ind w:left="850" w:hanging="10"/>
        <w:rPr>
          <w:sz w:val="24"/>
        </w:rPr>
      </w:pPr>
      <w:r>
        <w:rPr>
          <w:b/>
          <w:sz w:val="24"/>
        </w:rPr>
        <w:t xml:space="preserve">BELLE REALTY OF LAFAYETTE, L.L.C., </w:t>
      </w:r>
      <w:r>
        <w:rPr>
          <w:sz w:val="24"/>
        </w:rPr>
        <w:t>a Louisiana limited liability company, whose current mailing address is P.O. Box 62230, Lafayette, Louisiana</w:t>
      </w:r>
    </w:p>
    <w:p w14:paraId="055D3454" w14:textId="77777777" w:rsidR="00A96A24" w:rsidRDefault="00B635C9">
      <w:pPr>
        <w:spacing w:line="261" w:lineRule="exact"/>
        <w:ind w:left="840"/>
        <w:rPr>
          <w:sz w:val="24"/>
        </w:rPr>
      </w:pPr>
      <w:r>
        <w:rPr>
          <w:sz w:val="24"/>
        </w:rPr>
        <w:t>70596 (the “</w:t>
      </w:r>
      <w:r>
        <w:rPr>
          <w:b/>
          <w:sz w:val="24"/>
        </w:rPr>
        <w:t>Lessor’</w:t>
      </w:r>
      <w:r>
        <w:rPr>
          <w:sz w:val="24"/>
        </w:rPr>
        <w:t>);</w:t>
      </w:r>
    </w:p>
    <w:p w14:paraId="63AD357B" w14:textId="77777777" w:rsidR="00A96A24" w:rsidRDefault="00B635C9">
      <w:pPr>
        <w:pStyle w:val="BodyText"/>
        <w:spacing w:before="216"/>
        <w:ind w:left="840"/>
      </w:pPr>
      <w:r>
        <w:t>and</w:t>
      </w:r>
    </w:p>
    <w:p w14:paraId="06E9AE04" w14:textId="77777777" w:rsidR="00A96A24" w:rsidRDefault="00A96A24">
      <w:pPr>
        <w:pStyle w:val="BodyText"/>
        <w:spacing w:before="6"/>
        <w:rPr>
          <w:sz w:val="21"/>
        </w:rPr>
      </w:pPr>
    </w:p>
    <w:p w14:paraId="4DC58C5F" w14:textId="77777777" w:rsidR="00A96A24" w:rsidRDefault="00B635C9">
      <w:pPr>
        <w:pStyle w:val="BodyText"/>
        <w:spacing w:line="208" w:lineRule="auto"/>
        <w:ind w:left="850" w:right="840" w:hanging="10"/>
        <w:jc w:val="both"/>
      </w:pPr>
      <w:r>
        <w:rPr>
          <w:b/>
        </w:rPr>
        <w:t xml:space="preserve">DELI MANAGEMENT, INC., </w:t>
      </w:r>
      <w:r>
        <w:t>a corporation organized under the laws of Texas and qualified to transact business in the State of Louisiana, whose current mailing address is 350 Pine Street, Suite 1775, Beaumont, Texas 77701 (the “</w:t>
      </w:r>
      <w:r>
        <w:rPr>
          <w:b/>
        </w:rPr>
        <w:t>Lessee</w:t>
      </w:r>
      <w:r>
        <w:t>”).</w:t>
      </w:r>
    </w:p>
    <w:p w14:paraId="2EA6E5D7" w14:textId="77777777" w:rsidR="00A96A24" w:rsidRDefault="00B635C9">
      <w:pPr>
        <w:pStyle w:val="Heading1"/>
        <w:spacing w:before="225"/>
        <w:ind w:left="3540" w:right="3540"/>
        <w:jc w:val="center"/>
      </w:pPr>
      <w:r>
        <w:t>RECITALS</w:t>
      </w:r>
    </w:p>
    <w:p w14:paraId="53CC2DF7" w14:textId="77777777" w:rsidR="00A96A24" w:rsidRDefault="00B635C9">
      <w:pPr>
        <w:spacing w:before="234" w:line="208" w:lineRule="auto"/>
        <w:ind w:left="106" w:right="111" w:firstLine="719"/>
        <w:jc w:val="both"/>
        <w:rPr>
          <w:sz w:val="24"/>
        </w:rPr>
      </w:pPr>
      <w:r>
        <w:rPr>
          <w:b/>
          <w:sz w:val="24"/>
        </w:rPr>
        <w:t>WHEREAS,</w:t>
      </w:r>
      <w:r>
        <w:rPr>
          <w:b/>
          <w:spacing w:val="-5"/>
          <w:sz w:val="24"/>
        </w:rPr>
        <w:t xml:space="preserve"> </w:t>
      </w:r>
      <w:r>
        <w:rPr>
          <w:sz w:val="24"/>
        </w:rPr>
        <w:t>the</w:t>
      </w:r>
      <w:r>
        <w:rPr>
          <w:spacing w:val="-7"/>
          <w:sz w:val="24"/>
        </w:rPr>
        <w:t xml:space="preserve"> </w:t>
      </w:r>
      <w:r>
        <w:rPr>
          <w:sz w:val="24"/>
        </w:rPr>
        <w:t>Lessor</w:t>
      </w:r>
      <w:r>
        <w:rPr>
          <w:spacing w:val="-9"/>
          <w:sz w:val="24"/>
        </w:rPr>
        <w:t xml:space="preserve"> </w:t>
      </w:r>
      <w:r>
        <w:rPr>
          <w:sz w:val="24"/>
        </w:rPr>
        <w:t>and</w:t>
      </w:r>
      <w:r>
        <w:rPr>
          <w:spacing w:val="-6"/>
          <w:sz w:val="24"/>
        </w:rPr>
        <w:t xml:space="preserve"> </w:t>
      </w:r>
      <w:r>
        <w:rPr>
          <w:sz w:val="24"/>
        </w:rPr>
        <w:t>the</w:t>
      </w:r>
      <w:r>
        <w:rPr>
          <w:spacing w:val="-7"/>
          <w:sz w:val="24"/>
        </w:rPr>
        <w:t xml:space="preserve"> </w:t>
      </w:r>
      <w:r>
        <w:rPr>
          <w:sz w:val="24"/>
        </w:rPr>
        <w:t>Lessee</w:t>
      </w:r>
      <w:r>
        <w:rPr>
          <w:spacing w:val="-8"/>
          <w:sz w:val="24"/>
        </w:rPr>
        <w:t xml:space="preserve"> </w:t>
      </w:r>
      <w:r>
        <w:rPr>
          <w:sz w:val="24"/>
        </w:rPr>
        <w:t>entered</w:t>
      </w:r>
      <w:r>
        <w:rPr>
          <w:spacing w:val="-6"/>
          <w:sz w:val="24"/>
        </w:rPr>
        <w:t xml:space="preserve"> </w:t>
      </w:r>
      <w:r>
        <w:rPr>
          <w:sz w:val="24"/>
        </w:rPr>
        <w:t>into</w:t>
      </w:r>
      <w:r>
        <w:rPr>
          <w:spacing w:val="-5"/>
          <w:sz w:val="24"/>
        </w:rPr>
        <w:t xml:space="preserve"> </w:t>
      </w:r>
      <w:r>
        <w:rPr>
          <w:sz w:val="24"/>
        </w:rPr>
        <w:t>a</w:t>
      </w:r>
      <w:r>
        <w:rPr>
          <w:spacing w:val="-7"/>
          <w:sz w:val="24"/>
        </w:rPr>
        <w:t xml:space="preserve"> </w:t>
      </w:r>
      <w:r>
        <w:rPr>
          <w:sz w:val="24"/>
        </w:rPr>
        <w:t>certain</w:t>
      </w:r>
      <w:r>
        <w:rPr>
          <w:spacing w:val="-6"/>
          <w:sz w:val="24"/>
        </w:rPr>
        <w:t xml:space="preserve"> </w:t>
      </w:r>
      <w:r>
        <w:rPr>
          <w:sz w:val="24"/>
        </w:rPr>
        <w:t>Lease</w:t>
      </w:r>
      <w:r>
        <w:rPr>
          <w:spacing w:val="-7"/>
          <w:sz w:val="24"/>
        </w:rPr>
        <w:t xml:space="preserve"> </w:t>
      </w:r>
      <w:r>
        <w:rPr>
          <w:sz w:val="24"/>
        </w:rPr>
        <w:t>Agreement</w:t>
      </w:r>
      <w:r>
        <w:rPr>
          <w:spacing w:val="-6"/>
          <w:sz w:val="24"/>
        </w:rPr>
        <w:t xml:space="preserve"> </w:t>
      </w:r>
      <w:r>
        <w:rPr>
          <w:sz w:val="24"/>
        </w:rPr>
        <w:t>dated</w:t>
      </w:r>
      <w:r>
        <w:rPr>
          <w:spacing w:val="-7"/>
          <w:sz w:val="24"/>
        </w:rPr>
        <w:t xml:space="preserve"> </w:t>
      </w:r>
      <w:r>
        <w:rPr>
          <w:sz w:val="24"/>
        </w:rPr>
        <w:t>as</w:t>
      </w:r>
      <w:r>
        <w:rPr>
          <w:spacing w:val="-6"/>
          <w:sz w:val="24"/>
        </w:rPr>
        <w:t xml:space="preserve"> </w:t>
      </w:r>
      <w:r>
        <w:rPr>
          <w:sz w:val="24"/>
        </w:rPr>
        <w:t>of June 30, 2000 (“</w:t>
      </w:r>
      <w:r>
        <w:rPr>
          <w:b/>
          <w:sz w:val="24"/>
        </w:rPr>
        <w:t>Original Lease Agreement</w:t>
      </w:r>
      <w:r>
        <w:rPr>
          <w:sz w:val="24"/>
        </w:rPr>
        <w:t>”), as amended by that certain Addendum to Lease Agreement dated as of June 30, 2000 (“</w:t>
      </w:r>
      <w:r>
        <w:rPr>
          <w:b/>
          <w:sz w:val="24"/>
        </w:rPr>
        <w:t>First Addendum to Lease Agreement</w:t>
      </w:r>
      <w:r>
        <w:rPr>
          <w:sz w:val="24"/>
        </w:rPr>
        <w:t>”), that certain Addendum to Lease Agreement dated as of August 10, 2000 (“</w:t>
      </w:r>
      <w:r>
        <w:rPr>
          <w:b/>
          <w:sz w:val="24"/>
        </w:rPr>
        <w:t>Second Addendum to Lease Agreement</w:t>
      </w:r>
      <w:r>
        <w:rPr>
          <w:sz w:val="24"/>
        </w:rPr>
        <w:t>”), and that certain Third Addendum to Lease Agreement dated as of May 31, 2010 (“</w:t>
      </w:r>
      <w:r>
        <w:rPr>
          <w:b/>
          <w:sz w:val="24"/>
        </w:rPr>
        <w:t>Third Addendum to Lease Agreement</w:t>
      </w:r>
      <w:r>
        <w:rPr>
          <w:sz w:val="24"/>
        </w:rPr>
        <w:t>”; the Original Lease Agreement, First Addendum to Lease Agreement, Second Addendum to Lease Agreement, and Third Addendum to Lease Agreement are hereinafter collectively referred to as the “</w:t>
      </w:r>
      <w:r>
        <w:rPr>
          <w:b/>
          <w:sz w:val="24"/>
        </w:rPr>
        <w:t>Lease</w:t>
      </w:r>
      <w:r>
        <w:rPr>
          <w:b/>
          <w:spacing w:val="-2"/>
          <w:sz w:val="24"/>
        </w:rPr>
        <w:t xml:space="preserve"> </w:t>
      </w:r>
      <w:r>
        <w:rPr>
          <w:b/>
          <w:sz w:val="24"/>
        </w:rPr>
        <w:t>Agreement</w:t>
      </w:r>
      <w:r>
        <w:rPr>
          <w:sz w:val="24"/>
        </w:rPr>
        <w:t>”);</w:t>
      </w:r>
    </w:p>
    <w:p w14:paraId="5B0C33CC" w14:textId="77777777" w:rsidR="00A96A24" w:rsidRDefault="00A96A24">
      <w:pPr>
        <w:pStyle w:val="BodyText"/>
        <w:rPr>
          <w:sz w:val="21"/>
        </w:rPr>
      </w:pPr>
    </w:p>
    <w:p w14:paraId="7E2BF57E" w14:textId="77777777" w:rsidR="00A96A24" w:rsidRDefault="00B635C9">
      <w:pPr>
        <w:pStyle w:val="BodyText"/>
        <w:spacing w:line="220" w:lineRule="auto"/>
        <w:ind w:left="106" w:firstLine="734"/>
      </w:pPr>
      <w:r>
        <w:rPr>
          <w:b/>
        </w:rPr>
        <w:t xml:space="preserve">WHEREAS, </w:t>
      </w:r>
      <w:r>
        <w:t>the Lease Agreement provides for an Extension Term of One Hundred Twenty (120) months, which Extension Term is set to expire October 31, 2020;</w:t>
      </w:r>
    </w:p>
    <w:p w14:paraId="7775E18D" w14:textId="77777777" w:rsidR="00A96A24" w:rsidRDefault="00A96A24">
      <w:pPr>
        <w:pStyle w:val="BodyText"/>
        <w:spacing w:before="9"/>
        <w:rPr>
          <w:sz w:val="21"/>
        </w:rPr>
      </w:pPr>
    </w:p>
    <w:p w14:paraId="005AC4F4" w14:textId="77777777" w:rsidR="00A96A24" w:rsidRDefault="00B635C9">
      <w:pPr>
        <w:pStyle w:val="BodyText"/>
        <w:spacing w:line="208" w:lineRule="auto"/>
        <w:ind w:left="106" w:right="113" w:firstLine="719"/>
        <w:jc w:val="both"/>
      </w:pPr>
      <w:r>
        <w:rPr>
          <w:b/>
        </w:rPr>
        <w:t>WHEREAS</w:t>
      </w:r>
      <w:r>
        <w:t>, the Lessee desires to extend the Lease Agreement for a Second Extension Term for an additional term of Sixty (60) months (“</w:t>
      </w:r>
      <w:r>
        <w:rPr>
          <w:b/>
        </w:rPr>
        <w:t>Second Extension Term</w:t>
      </w:r>
      <w:r>
        <w:t>”), and the parties wish to amend the Lease Agreement to provide for matters related to the said Second Extension Term.</w:t>
      </w:r>
    </w:p>
    <w:p w14:paraId="35427951" w14:textId="77777777" w:rsidR="00A96A24" w:rsidRDefault="00A96A24">
      <w:pPr>
        <w:pStyle w:val="BodyText"/>
        <w:rPr>
          <w:sz w:val="26"/>
        </w:rPr>
      </w:pPr>
    </w:p>
    <w:p w14:paraId="5234E680" w14:textId="77777777" w:rsidR="00A96A24" w:rsidRDefault="00B635C9">
      <w:pPr>
        <w:pStyle w:val="BodyText"/>
        <w:spacing w:before="195" w:line="208" w:lineRule="auto"/>
        <w:ind w:left="106" w:right="114" w:firstLine="719"/>
        <w:jc w:val="both"/>
      </w:pPr>
      <w:r>
        <w:rPr>
          <w:b/>
        </w:rPr>
        <w:t>NOW THEREFORE</w:t>
      </w:r>
      <w:r>
        <w:t>, in consideration of the foregoing the mutual covenants contained herein and other good and valuable consideration, the receipt and sufficiency of which is hereby acknowledged the parties hereto agree as follows:</w:t>
      </w:r>
    </w:p>
    <w:p w14:paraId="527BAF11" w14:textId="77777777" w:rsidR="00A96A24" w:rsidRDefault="00A96A24">
      <w:pPr>
        <w:pStyle w:val="BodyText"/>
        <w:rPr>
          <w:sz w:val="26"/>
        </w:rPr>
      </w:pPr>
    </w:p>
    <w:p w14:paraId="6DF7EE99" w14:textId="77777777" w:rsidR="00A96A24" w:rsidRDefault="00A96A24">
      <w:pPr>
        <w:pStyle w:val="BodyText"/>
        <w:rPr>
          <w:sz w:val="26"/>
        </w:rPr>
      </w:pPr>
    </w:p>
    <w:p w14:paraId="5B89521A" w14:textId="77777777" w:rsidR="00A96A24" w:rsidRDefault="00B635C9">
      <w:pPr>
        <w:pStyle w:val="ListParagraph"/>
        <w:numPr>
          <w:ilvl w:val="0"/>
          <w:numId w:val="1"/>
        </w:numPr>
        <w:tabs>
          <w:tab w:val="left" w:pos="841"/>
        </w:tabs>
        <w:spacing w:before="165" w:line="208" w:lineRule="auto"/>
        <w:ind w:right="109"/>
        <w:jc w:val="both"/>
        <w:rPr>
          <w:sz w:val="24"/>
        </w:rPr>
      </w:pPr>
      <w:r>
        <w:rPr>
          <w:sz w:val="24"/>
        </w:rPr>
        <w:t>The Lessor and the Lessee do, by execution hereof, agree that the Lease Agreement is hereby</w:t>
      </w:r>
      <w:r>
        <w:rPr>
          <w:spacing w:val="-4"/>
          <w:sz w:val="24"/>
        </w:rPr>
        <w:t xml:space="preserve"> </w:t>
      </w:r>
      <w:r>
        <w:rPr>
          <w:sz w:val="24"/>
        </w:rPr>
        <w:t>extended</w:t>
      </w:r>
      <w:r>
        <w:rPr>
          <w:spacing w:val="-4"/>
          <w:sz w:val="24"/>
        </w:rPr>
        <w:t xml:space="preserve"> </w:t>
      </w:r>
      <w:r>
        <w:rPr>
          <w:sz w:val="24"/>
        </w:rPr>
        <w:t>for</w:t>
      </w:r>
      <w:r>
        <w:rPr>
          <w:spacing w:val="-4"/>
          <w:sz w:val="24"/>
        </w:rPr>
        <w:t xml:space="preserve"> </w:t>
      </w:r>
      <w:r>
        <w:rPr>
          <w:sz w:val="24"/>
        </w:rPr>
        <w:t>Sixty</w:t>
      </w:r>
      <w:r>
        <w:rPr>
          <w:spacing w:val="-3"/>
          <w:sz w:val="24"/>
        </w:rPr>
        <w:t xml:space="preserve"> </w:t>
      </w:r>
      <w:r>
        <w:rPr>
          <w:sz w:val="24"/>
        </w:rPr>
        <w:t>(60)</w:t>
      </w:r>
      <w:r>
        <w:rPr>
          <w:spacing w:val="-5"/>
          <w:sz w:val="24"/>
        </w:rPr>
        <w:t xml:space="preserve"> </w:t>
      </w:r>
      <w:r>
        <w:rPr>
          <w:sz w:val="24"/>
        </w:rPr>
        <w:t>months</w:t>
      </w:r>
      <w:r>
        <w:rPr>
          <w:spacing w:val="-3"/>
          <w:sz w:val="24"/>
        </w:rPr>
        <w:t xml:space="preserve"> </w:t>
      </w:r>
      <w:r>
        <w:rPr>
          <w:sz w:val="24"/>
        </w:rPr>
        <w:t>beginning</w:t>
      </w:r>
      <w:r>
        <w:rPr>
          <w:spacing w:val="-6"/>
          <w:sz w:val="24"/>
        </w:rPr>
        <w:t xml:space="preserve"> </w:t>
      </w:r>
      <w:r>
        <w:rPr>
          <w:sz w:val="24"/>
        </w:rPr>
        <w:t>November</w:t>
      </w:r>
      <w:r>
        <w:rPr>
          <w:spacing w:val="-5"/>
          <w:sz w:val="24"/>
        </w:rPr>
        <w:t xml:space="preserve"> </w:t>
      </w:r>
      <w:r>
        <w:rPr>
          <w:sz w:val="24"/>
        </w:rPr>
        <w:t>1,</w:t>
      </w:r>
      <w:r>
        <w:rPr>
          <w:spacing w:val="-4"/>
          <w:sz w:val="24"/>
        </w:rPr>
        <w:t xml:space="preserve"> </w:t>
      </w:r>
      <w:r>
        <w:rPr>
          <w:sz w:val="24"/>
        </w:rPr>
        <w:t>2020</w:t>
      </w:r>
      <w:r>
        <w:rPr>
          <w:spacing w:val="-4"/>
          <w:sz w:val="24"/>
        </w:rPr>
        <w:t xml:space="preserve"> </w:t>
      </w:r>
      <w:r>
        <w:rPr>
          <w:sz w:val="24"/>
        </w:rPr>
        <w:t>and</w:t>
      </w:r>
      <w:r>
        <w:rPr>
          <w:spacing w:val="-4"/>
          <w:sz w:val="24"/>
        </w:rPr>
        <w:t xml:space="preserve"> </w:t>
      </w:r>
      <w:r>
        <w:rPr>
          <w:sz w:val="24"/>
        </w:rPr>
        <w:t>expiring</w:t>
      </w:r>
      <w:r>
        <w:rPr>
          <w:spacing w:val="-3"/>
          <w:sz w:val="24"/>
        </w:rPr>
        <w:t xml:space="preserve"> </w:t>
      </w:r>
      <w:r>
        <w:rPr>
          <w:sz w:val="24"/>
        </w:rPr>
        <w:t>October 31, 2025 (“</w:t>
      </w:r>
      <w:r>
        <w:rPr>
          <w:b/>
          <w:sz w:val="24"/>
        </w:rPr>
        <w:t>Second Extension Term</w:t>
      </w:r>
      <w:r>
        <w:rPr>
          <w:sz w:val="24"/>
        </w:rPr>
        <w:t>”).</w:t>
      </w:r>
    </w:p>
    <w:p w14:paraId="3E1F864A" w14:textId="77777777" w:rsidR="00A96A24" w:rsidRDefault="00A96A24">
      <w:pPr>
        <w:pStyle w:val="BodyText"/>
        <w:spacing w:before="2"/>
        <w:rPr>
          <w:sz w:val="22"/>
        </w:rPr>
      </w:pPr>
    </w:p>
    <w:p w14:paraId="5A6F8C5D" w14:textId="77777777" w:rsidR="00A96A24" w:rsidRDefault="00B635C9">
      <w:pPr>
        <w:pStyle w:val="ListParagraph"/>
        <w:numPr>
          <w:ilvl w:val="0"/>
          <w:numId w:val="1"/>
        </w:numPr>
        <w:tabs>
          <w:tab w:val="left" w:pos="841"/>
        </w:tabs>
        <w:spacing w:line="208" w:lineRule="auto"/>
        <w:ind w:right="108"/>
        <w:jc w:val="both"/>
        <w:rPr>
          <w:sz w:val="24"/>
        </w:rPr>
      </w:pPr>
      <w:r>
        <w:rPr>
          <w:sz w:val="24"/>
        </w:rPr>
        <w:t>During</w:t>
      </w:r>
      <w:r>
        <w:rPr>
          <w:spacing w:val="-4"/>
          <w:sz w:val="24"/>
        </w:rPr>
        <w:t xml:space="preserve"> </w:t>
      </w:r>
      <w:r>
        <w:rPr>
          <w:sz w:val="24"/>
        </w:rPr>
        <w:t>the</w:t>
      </w:r>
      <w:r>
        <w:rPr>
          <w:spacing w:val="-4"/>
          <w:sz w:val="24"/>
        </w:rPr>
        <w:t xml:space="preserve"> </w:t>
      </w:r>
      <w:r>
        <w:rPr>
          <w:sz w:val="24"/>
        </w:rPr>
        <w:t>Second</w:t>
      </w:r>
      <w:r>
        <w:rPr>
          <w:spacing w:val="-5"/>
          <w:sz w:val="24"/>
        </w:rPr>
        <w:t xml:space="preserve"> </w:t>
      </w:r>
      <w:r>
        <w:rPr>
          <w:sz w:val="24"/>
        </w:rPr>
        <w:t>Extension</w:t>
      </w:r>
      <w:r>
        <w:rPr>
          <w:spacing w:val="-3"/>
          <w:sz w:val="24"/>
        </w:rPr>
        <w:t xml:space="preserve"> </w:t>
      </w:r>
      <w:r>
        <w:rPr>
          <w:sz w:val="24"/>
        </w:rPr>
        <w:t>Term,</w:t>
      </w:r>
      <w:r>
        <w:rPr>
          <w:spacing w:val="-4"/>
          <w:sz w:val="24"/>
        </w:rPr>
        <w:t xml:space="preserve"> </w:t>
      </w:r>
      <w:r>
        <w:rPr>
          <w:sz w:val="24"/>
        </w:rPr>
        <w:t>the</w:t>
      </w:r>
      <w:r>
        <w:rPr>
          <w:spacing w:val="-5"/>
          <w:sz w:val="24"/>
        </w:rPr>
        <w:t xml:space="preserve"> </w:t>
      </w:r>
      <w:r>
        <w:rPr>
          <w:sz w:val="24"/>
        </w:rPr>
        <w:t>Total</w:t>
      </w:r>
      <w:r>
        <w:rPr>
          <w:spacing w:val="-3"/>
          <w:sz w:val="24"/>
        </w:rPr>
        <w:t xml:space="preserve"> </w:t>
      </w:r>
      <w:r>
        <w:rPr>
          <w:sz w:val="24"/>
        </w:rPr>
        <w:t>Monthly</w:t>
      </w:r>
      <w:r>
        <w:rPr>
          <w:spacing w:val="-5"/>
          <w:sz w:val="24"/>
        </w:rPr>
        <w:t xml:space="preserve"> </w:t>
      </w:r>
      <w:r>
        <w:rPr>
          <w:sz w:val="24"/>
        </w:rPr>
        <w:t>Rental</w:t>
      </w:r>
      <w:r>
        <w:rPr>
          <w:spacing w:val="-4"/>
          <w:sz w:val="24"/>
        </w:rPr>
        <w:t xml:space="preserve"> </w:t>
      </w:r>
      <w:r>
        <w:rPr>
          <w:sz w:val="24"/>
        </w:rPr>
        <w:t>Payment</w:t>
      </w:r>
      <w:r>
        <w:rPr>
          <w:spacing w:val="-4"/>
          <w:sz w:val="24"/>
        </w:rPr>
        <w:t xml:space="preserve"> </w:t>
      </w:r>
      <w:r>
        <w:rPr>
          <w:sz w:val="24"/>
        </w:rPr>
        <w:t>shall</w:t>
      </w:r>
      <w:r>
        <w:rPr>
          <w:spacing w:val="-4"/>
          <w:sz w:val="24"/>
        </w:rPr>
        <w:t xml:space="preserve"> </w:t>
      </w:r>
      <w:r>
        <w:rPr>
          <w:sz w:val="24"/>
        </w:rPr>
        <w:t>be</w:t>
      </w:r>
      <w:r>
        <w:rPr>
          <w:spacing w:val="-5"/>
          <w:sz w:val="24"/>
        </w:rPr>
        <w:t xml:space="preserve"> </w:t>
      </w:r>
      <w:r>
        <w:rPr>
          <w:sz w:val="24"/>
        </w:rPr>
        <w:t>calculated by</w:t>
      </w:r>
      <w:r>
        <w:rPr>
          <w:spacing w:val="-4"/>
          <w:sz w:val="24"/>
        </w:rPr>
        <w:t xml:space="preserve"> </w:t>
      </w:r>
      <w:r>
        <w:rPr>
          <w:sz w:val="24"/>
        </w:rPr>
        <w:t>using</w:t>
      </w:r>
      <w:r>
        <w:rPr>
          <w:spacing w:val="-2"/>
          <w:sz w:val="24"/>
        </w:rPr>
        <w:t xml:space="preserve"> </w:t>
      </w:r>
      <w:r>
        <w:rPr>
          <w:sz w:val="24"/>
        </w:rPr>
        <w:t>i)</w:t>
      </w:r>
      <w:r>
        <w:rPr>
          <w:spacing w:val="-3"/>
          <w:sz w:val="24"/>
        </w:rPr>
        <w:t xml:space="preserve"> </w:t>
      </w:r>
      <w:r>
        <w:rPr>
          <w:sz w:val="24"/>
        </w:rPr>
        <w:t>a</w:t>
      </w:r>
      <w:r>
        <w:rPr>
          <w:spacing w:val="-4"/>
          <w:sz w:val="24"/>
        </w:rPr>
        <w:t xml:space="preserve"> </w:t>
      </w:r>
      <w:r>
        <w:rPr>
          <w:sz w:val="24"/>
        </w:rPr>
        <w:t>Common</w:t>
      </w:r>
      <w:r>
        <w:rPr>
          <w:spacing w:val="-3"/>
          <w:sz w:val="24"/>
        </w:rPr>
        <w:t xml:space="preserve"> </w:t>
      </w:r>
      <w:r>
        <w:rPr>
          <w:sz w:val="24"/>
        </w:rPr>
        <w:t>Area</w:t>
      </w:r>
      <w:r>
        <w:rPr>
          <w:spacing w:val="-5"/>
          <w:sz w:val="24"/>
        </w:rPr>
        <w:t xml:space="preserve"> </w:t>
      </w:r>
      <w:r>
        <w:rPr>
          <w:sz w:val="24"/>
        </w:rPr>
        <w:t>Maintenance</w:t>
      </w:r>
      <w:r>
        <w:rPr>
          <w:spacing w:val="-4"/>
          <w:sz w:val="24"/>
        </w:rPr>
        <w:t xml:space="preserve"> </w:t>
      </w:r>
      <w:r>
        <w:rPr>
          <w:sz w:val="24"/>
        </w:rPr>
        <w:t>Charge</w:t>
      </w:r>
      <w:r>
        <w:rPr>
          <w:spacing w:val="-5"/>
          <w:sz w:val="24"/>
        </w:rPr>
        <w:t xml:space="preserve"> </w:t>
      </w:r>
      <w:r>
        <w:rPr>
          <w:sz w:val="24"/>
        </w:rPr>
        <w:t>of</w:t>
      </w:r>
      <w:r>
        <w:rPr>
          <w:spacing w:val="-4"/>
          <w:sz w:val="24"/>
        </w:rPr>
        <w:t xml:space="preserve"> </w:t>
      </w:r>
      <w:r>
        <w:rPr>
          <w:sz w:val="24"/>
        </w:rPr>
        <w:t>$ 2.10</w:t>
      </w:r>
      <w:r>
        <w:rPr>
          <w:spacing w:val="-4"/>
          <w:sz w:val="24"/>
        </w:rPr>
        <w:t xml:space="preserve"> </w:t>
      </w:r>
      <w:r>
        <w:rPr>
          <w:sz w:val="24"/>
        </w:rPr>
        <w:t>per</w:t>
      </w:r>
      <w:r>
        <w:rPr>
          <w:spacing w:val="-4"/>
          <w:sz w:val="24"/>
        </w:rPr>
        <w:t xml:space="preserve"> </w:t>
      </w:r>
      <w:r>
        <w:rPr>
          <w:sz w:val="24"/>
        </w:rPr>
        <w:t>square</w:t>
      </w:r>
      <w:r>
        <w:rPr>
          <w:spacing w:val="-5"/>
          <w:sz w:val="24"/>
        </w:rPr>
        <w:t xml:space="preserve"> </w:t>
      </w:r>
      <w:r>
        <w:rPr>
          <w:sz w:val="24"/>
        </w:rPr>
        <w:t>foot</w:t>
      </w:r>
      <w:r>
        <w:rPr>
          <w:spacing w:val="-3"/>
          <w:sz w:val="24"/>
        </w:rPr>
        <w:t xml:space="preserve"> </w:t>
      </w:r>
      <w:r>
        <w:rPr>
          <w:sz w:val="24"/>
        </w:rPr>
        <w:t>of</w:t>
      </w:r>
      <w:r>
        <w:rPr>
          <w:spacing w:val="-4"/>
          <w:sz w:val="24"/>
        </w:rPr>
        <w:t xml:space="preserve"> </w:t>
      </w:r>
      <w:r>
        <w:rPr>
          <w:sz w:val="24"/>
        </w:rPr>
        <w:t>the</w:t>
      </w:r>
      <w:r>
        <w:rPr>
          <w:spacing w:val="-4"/>
          <w:sz w:val="24"/>
        </w:rPr>
        <w:t xml:space="preserve"> </w:t>
      </w:r>
      <w:r>
        <w:rPr>
          <w:sz w:val="24"/>
        </w:rPr>
        <w:t>Premises per year, payable monthly, ii) a Taxes and Insurance Charge of $ 1.85 per square foot of the</w:t>
      </w:r>
      <w:r>
        <w:rPr>
          <w:spacing w:val="-5"/>
          <w:sz w:val="24"/>
        </w:rPr>
        <w:t xml:space="preserve"> </w:t>
      </w:r>
      <w:r>
        <w:rPr>
          <w:sz w:val="24"/>
        </w:rPr>
        <w:t>Premises</w:t>
      </w:r>
      <w:r>
        <w:rPr>
          <w:spacing w:val="-4"/>
          <w:sz w:val="24"/>
        </w:rPr>
        <w:t xml:space="preserve"> </w:t>
      </w:r>
      <w:r>
        <w:rPr>
          <w:sz w:val="24"/>
        </w:rPr>
        <w:t>per</w:t>
      </w:r>
      <w:r>
        <w:rPr>
          <w:spacing w:val="-5"/>
          <w:sz w:val="24"/>
        </w:rPr>
        <w:t xml:space="preserve"> </w:t>
      </w:r>
      <w:r>
        <w:rPr>
          <w:sz w:val="24"/>
        </w:rPr>
        <w:t>year,</w:t>
      </w:r>
      <w:r>
        <w:rPr>
          <w:spacing w:val="-5"/>
          <w:sz w:val="24"/>
        </w:rPr>
        <w:t xml:space="preserve"> </w:t>
      </w:r>
      <w:r>
        <w:rPr>
          <w:sz w:val="24"/>
        </w:rPr>
        <w:t>payable</w:t>
      </w:r>
      <w:r>
        <w:rPr>
          <w:spacing w:val="-4"/>
          <w:sz w:val="24"/>
        </w:rPr>
        <w:t xml:space="preserve"> </w:t>
      </w:r>
      <w:r>
        <w:rPr>
          <w:sz w:val="24"/>
        </w:rPr>
        <w:t>monthly</w:t>
      </w:r>
      <w:r>
        <w:rPr>
          <w:spacing w:val="-3"/>
          <w:sz w:val="24"/>
        </w:rPr>
        <w:t xml:space="preserve"> </w:t>
      </w:r>
      <w:r>
        <w:rPr>
          <w:sz w:val="24"/>
        </w:rPr>
        <w:t>and</w:t>
      </w:r>
      <w:r>
        <w:rPr>
          <w:spacing w:val="-4"/>
          <w:sz w:val="24"/>
        </w:rPr>
        <w:t xml:space="preserve"> </w:t>
      </w:r>
      <w:r>
        <w:rPr>
          <w:sz w:val="24"/>
        </w:rPr>
        <w:t>iii)</w:t>
      </w:r>
      <w:r>
        <w:rPr>
          <w:spacing w:val="-4"/>
          <w:sz w:val="24"/>
        </w:rPr>
        <w:t xml:space="preserve"> </w:t>
      </w:r>
      <w:r>
        <w:rPr>
          <w:sz w:val="24"/>
        </w:rPr>
        <w:t>Base</w:t>
      </w:r>
      <w:r>
        <w:rPr>
          <w:spacing w:val="-5"/>
          <w:sz w:val="24"/>
        </w:rPr>
        <w:t xml:space="preserve"> </w:t>
      </w:r>
      <w:r>
        <w:rPr>
          <w:sz w:val="24"/>
        </w:rPr>
        <w:t>Rent</w:t>
      </w:r>
      <w:r>
        <w:rPr>
          <w:spacing w:val="-4"/>
          <w:sz w:val="24"/>
        </w:rPr>
        <w:t xml:space="preserve"> </w:t>
      </w:r>
      <w:r>
        <w:rPr>
          <w:sz w:val="24"/>
        </w:rPr>
        <w:t>shall</w:t>
      </w:r>
      <w:r>
        <w:rPr>
          <w:spacing w:val="-3"/>
          <w:sz w:val="24"/>
        </w:rPr>
        <w:t xml:space="preserve"> </w:t>
      </w:r>
      <w:r>
        <w:rPr>
          <w:sz w:val="24"/>
        </w:rPr>
        <w:t>be</w:t>
      </w:r>
      <w:r>
        <w:rPr>
          <w:spacing w:val="-5"/>
          <w:sz w:val="24"/>
        </w:rPr>
        <w:t xml:space="preserve"> </w:t>
      </w:r>
      <w:r>
        <w:rPr>
          <w:sz w:val="24"/>
        </w:rPr>
        <w:t>a</w:t>
      </w:r>
      <w:r>
        <w:rPr>
          <w:spacing w:val="-5"/>
          <w:sz w:val="24"/>
        </w:rPr>
        <w:t xml:space="preserve"> </w:t>
      </w:r>
      <w:r>
        <w:rPr>
          <w:sz w:val="24"/>
        </w:rPr>
        <w:t>sum</w:t>
      </w:r>
      <w:r>
        <w:rPr>
          <w:spacing w:val="-3"/>
          <w:sz w:val="24"/>
        </w:rPr>
        <w:t xml:space="preserve"> </w:t>
      </w:r>
      <w:r>
        <w:rPr>
          <w:sz w:val="24"/>
        </w:rPr>
        <w:t>of</w:t>
      </w:r>
      <w:r>
        <w:rPr>
          <w:spacing w:val="-3"/>
          <w:sz w:val="24"/>
        </w:rPr>
        <w:t xml:space="preserve"> </w:t>
      </w:r>
      <w:r>
        <w:rPr>
          <w:sz w:val="24"/>
        </w:rPr>
        <w:t>$</w:t>
      </w:r>
      <w:r>
        <w:rPr>
          <w:spacing w:val="-4"/>
          <w:sz w:val="24"/>
        </w:rPr>
        <w:t xml:space="preserve"> </w:t>
      </w:r>
      <w:r>
        <w:rPr>
          <w:sz w:val="24"/>
        </w:rPr>
        <w:t>6,246.77</w:t>
      </w:r>
      <w:r>
        <w:rPr>
          <w:spacing w:val="-4"/>
          <w:sz w:val="24"/>
        </w:rPr>
        <w:t xml:space="preserve"> </w:t>
      </w:r>
      <w:r>
        <w:rPr>
          <w:sz w:val="24"/>
        </w:rPr>
        <w:t>per month for months One (1) through Sixty (60) of the Second Extension</w:t>
      </w:r>
      <w:r>
        <w:rPr>
          <w:spacing w:val="-6"/>
          <w:sz w:val="24"/>
        </w:rPr>
        <w:t xml:space="preserve"> </w:t>
      </w:r>
      <w:r>
        <w:rPr>
          <w:sz w:val="24"/>
        </w:rPr>
        <w:t>Term.</w:t>
      </w:r>
    </w:p>
    <w:p w14:paraId="0468B091" w14:textId="77777777" w:rsidR="00A96A24" w:rsidRDefault="00A96A24">
      <w:pPr>
        <w:spacing w:line="208" w:lineRule="auto"/>
        <w:jc w:val="both"/>
        <w:rPr>
          <w:sz w:val="24"/>
        </w:rPr>
        <w:sectPr w:rsidR="00A96A24">
          <w:footerReference w:type="default" r:id="rId7"/>
          <w:type w:val="continuous"/>
          <w:pgSz w:w="12240" w:h="15840"/>
          <w:pgMar w:top="1340" w:right="1320" w:bottom="1500" w:left="1320" w:header="720" w:footer="1303" w:gutter="0"/>
          <w:pgNumType w:start="1"/>
          <w:cols w:space="720"/>
        </w:sectPr>
      </w:pPr>
    </w:p>
    <w:p w14:paraId="3F4A69EA" w14:textId="77777777" w:rsidR="00A96A24" w:rsidRDefault="00B635C9">
      <w:pPr>
        <w:pStyle w:val="ListParagraph"/>
        <w:numPr>
          <w:ilvl w:val="0"/>
          <w:numId w:val="1"/>
        </w:numPr>
        <w:tabs>
          <w:tab w:val="left" w:pos="850"/>
        </w:tabs>
        <w:spacing w:before="99" w:line="208" w:lineRule="auto"/>
        <w:ind w:left="850"/>
        <w:jc w:val="both"/>
        <w:rPr>
          <w:sz w:val="24"/>
        </w:rPr>
      </w:pPr>
      <w:r>
        <w:rPr>
          <w:sz w:val="24"/>
        </w:rPr>
        <w:lastRenderedPageBreak/>
        <w:t>Lessee</w:t>
      </w:r>
      <w:r>
        <w:rPr>
          <w:spacing w:val="-13"/>
          <w:sz w:val="24"/>
        </w:rPr>
        <w:t xml:space="preserve"> </w:t>
      </w:r>
      <w:r>
        <w:rPr>
          <w:sz w:val="24"/>
        </w:rPr>
        <w:t>shall</w:t>
      </w:r>
      <w:r>
        <w:rPr>
          <w:spacing w:val="-10"/>
          <w:sz w:val="24"/>
        </w:rPr>
        <w:t xml:space="preserve"> </w:t>
      </w:r>
      <w:r>
        <w:rPr>
          <w:sz w:val="24"/>
        </w:rPr>
        <w:t>have</w:t>
      </w:r>
      <w:r>
        <w:rPr>
          <w:spacing w:val="-12"/>
          <w:sz w:val="24"/>
        </w:rPr>
        <w:t xml:space="preserve"> </w:t>
      </w:r>
      <w:r>
        <w:rPr>
          <w:sz w:val="24"/>
        </w:rPr>
        <w:t>the</w:t>
      </w:r>
      <w:r>
        <w:rPr>
          <w:spacing w:val="-12"/>
          <w:sz w:val="24"/>
        </w:rPr>
        <w:t xml:space="preserve"> </w:t>
      </w:r>
      <w:r>
        <w:rPr>
          <w:sz w:val="24"/>
        </w:rPr>
        <w:t>option</w:t>
      </w:r>
      <w:r>
        <w:rPr>
          <w:spacing w:val="-10"/>
          <w:sz w:val="24"/>
        </w:rPr>
        <w:t xml:space="preserve"> </w:t>
      </w:r>
      <w:r>
        <w:rPr>
          <w:sz w:val="24"/>
        </w:rPr>
        <w:t>to</w:t>
      </w:r>
      <w:r>
        <w:rPr>
          <w:spacing w:val="-11"/>
          <w:sz w:val="24"/>
        </w:rPr>
        <w:t xml:space="preserve"> </w:t>
      </w:r>
      <w:r>
        <w:rPr>
          <w:sz w:val="24"/>
        </w:rPr>
        <w:t>renew</w:t>
      </w:r>
      <w:r>
        <w:rPr>
          <w:spacing w:val="-12"/>
          <w:sz w:val="24"/>
        </w:rPr>
        <w:t xml:space="preserve"> </w:t>
      </w:r>
      <w:r>
        <w:rPr>
          <w:sz w:val="24"/>
        </w:rPr>
        <w:t>the</w:t>
      </w:r>
      <w:r>
        <w:rPr>
          <w:spacing w:val="-12"/>
          <w:sz w:val="24"/>
        </w:rPr>
        <w:t xml:space="preserve"> </w:t>
      </w:r>
      <w:r>
        <w:rPr>
          <w:sz w:val="24"/>
        </w:rPr>
        <w:t>Lease</w:t>
      </w:r>
      <w:r>
        <w:rPr>
          <w:spacing w:val="-12"/>
          <w:sz w:val="24"/>
        </w:rPr>
        <w:t xml:space="preserve"> </w:t>
      </w:r>
      <w:r>
        <w:rPr>
          <w:sz w:val="24"/>
        </w:rPr>
        <w:t>Agreement</w:t>
      </w:r>
      <w:r>
        <w:rPr>
          <w:spacing w:val="-8"/>
          <w:sz w:val="24"/>
        </w:rPr>
        <w:t xml:space="preserve"> </w:t>
      </w:r>
      <w:r>
        <w:rPr>
          <w:sz w:val="24"/>
        </w:rPr>
        <w:t>for</w:t>
      </w:r>
      <w:r>
        <w:rPr>
          <w:spacing w:val="-13"/>
          <w:sz w:val="24"/>
        </w:rPr>
        <w:t xml:space="preserve"> </w:t>
      </w:r>
      <w:r>
        <w:rPr>
          <w:sz w:val="24"/>
        </w:rPr>
        <w:t>one</w:t>
      </w:r>
      <w:r>
        <w:rPr>
          <w:spacing w:val="-12"/>
          <w:sz w:val="24"/>
        </w:rPr>
        <w:t xml:space="preserve"> </w:t>
      </w:r>
      <w:r>
        <w:rPr>
          <w:sz w:val="24"/>
        </w:rPr>
        <w:t>(1)</w:t>
      </w:r>
      <w:r>
        <w:rPr>
          <w:spacing w:val="-12"/>
          <w:sz w:val="24"/>
        </w:rPr>
        <w:t xml:space="preserve"> </w:t>
      </w:r>
      <w:r>
        <w:rPr>
          <w:sz w:val="24"/>
        </w:rPr>
        <w:t>additional</w:t>
      </w:r>
      <w:r>
        <w:rPr>
          <w:spacing w:val="-11"/>
          <w:sz w:val="24"/>
        </w:rPr>
        <w:t xml:space="preserve"> </w:t>
      </w:r>
      <w:r>
        <w:rPr>
          <w:sz w:val="24"/>
        </w:rPr>
        <w:t>sixty</w:t>
      </w:r>
      <w:r>
        <w:rPr>
          <w:spacing w:val="-10"/>
          <w:sz w:val="24"/>
        </w:rPr>
        <w:t xml:space="preserve"> </w:t>
      </w:r>
      <w:r>
        <w:rPr>
          <w:sz w:val="24"/>
        </w:rPr>
        <w:t>(60) month term upon the expiration of the Second Extension Term (“</w:t>
      </w:r>
      <w:r>
        <w:rPr>
          <w:b/>
          <w:sz w:val="24"/>
        </w:rPr>
        <w:t>Option Term</w:t>
      </w:r>
      <w:r>
        <w:rPr>
          <w:sz w:val="24"/>
        </w:rPr>
        <w:t>”). During the Option Term, the Total Monthly Rental Payment shall be calculated by using i) a Common Area Maintenance Charge of $ 2.10 per square foot of the Premises per year, payable monthly, ii) a Taxes and Insurance Charge of $ 1.85 per square foot of the Premises per year, payable monthly, and iii) Base Rent shall be a sum of $ 6,631.19 per month for months One (1) through Sixty (60) of the Option</w:t>
      </w:r>
      <w:r>
        <w:rPr>
          <w:spacing w:val="-7"/>
          <w:sz w:val="24"/>
        </w:rPr>
        <w:t xml:space="preserve"> </w:t>
      </w:r>
      <w:r>
        <w:rPr>
          <w:sz w:val="24"/>
        </w:rPr>
        <w:t>Term.</w:t>
      </w:r>
    </w:p>
    <w:p w14:paraId="24CE1B8A" w14:textId="77777777" w:rsidR="00A96A24" w:rsidRDefault="00B635C9">
      <w:pPr>
        <w:pStyle w:val="ListParagraph"/>
        <w:numPr>
          <w:ilvl w:val="0"/>
          <w:numId w:val="1"/>
        </w:numPr>
        <w:tabs>
          <w:tab w:val="left" w:pos="841"/>
        </w:tabs>
        <w:spacing w:before="225" w:after="9" w:line="429" w:lineRule="auto"/>
        <w:ind w:left="1560" w:right="2764" w:hanging="1080"/>
        <w:rPr>
          <w:sz w:val="24"/>
        </w:rPr>
      </w:pPr>
      <w:r>
        <w:rPr>
          <w:sz w:val="24"/>
        </w:rPr>
        <w:t>The Total Monthly Rental Payments shall be as follows: Second Extension Term - Months One (1) - Sixty</w:t>
      </w:r>
      <w:r>
        <w:rPr>
          <w:spacing w:val="-2"/>
          <w:sz w:val="24"/>
        </w:rPr>
        <w:t xml:space="preserve"> </w:t>
      </w:r>
      <w:r>
        <w:rPr>
          <w:spacing w:val="-3"/>
          <w:sz w:val="24"/>
        </w:rPr>
        <w:t>(60):</w:t>
      </w:r>
    </w:p>
    <w:tbl>
      <w:tblPr>
        <w:tblW w:w="0" w:type="auto"/>
        <w:tblInd w:w="1875" w:type="dxa"/>
        <w:tblLayout w:type="fixed"/>
        <w:tblCellMar>
          <w:left w:w="0" w:type="dxa"/>
          <w:right w:w="0" w:type="dxa"/>
        </w:tblCellMar>
        <w:tblLook w:val="01E0" w:firstRow="1" w:lastRow="1" w:firstColumn="1" w:lastColumn="1" w:noHBand="0" w:noVBand="0"/>
      </w:tblPr>
      <w:tblGrid>
        <w:gridCol w:w="3815"/>
        <w:gridCol w:w="1328"/>
      </w:tblGrid>
      <w:tr w:rsidR="00A96A24" w14:paraId="48F0F278" w14:textId="77777777">
        <w:trPr>
          <w:trHeight w:val="260"/>
        </w:trPr>
        <w:tc>
          <w:tcPr>
            <w:tcW w:w="3815" w:type="dxa"/>
          </w:tcPr>
          <w:p w14:paraId="12033555" w14:textId="77777777" w:rsidR="00A96A24" w:rsidRDefault="00B635C9">
            <w:pPr>
              <w:pStyle w:val="TableParagraph"/>
              <w:spacing w:line="240" w:lineRule="exact"/>
              <w:ind w:left="50"/>
              <w:rPr>
                <w:sz w:val="24"/>
              </w:rPr>
            </w:pPr>
            <w:r>
              <w:rPr>
                <w:sz w:val="24"/>
              </w:rPr>
              <w:t>Base Rent</w:t>
            </w:r>
          </w:p>
        </w:tc>
        <w:tc>
          <w:tcPr>
            <w:tcW w:w="1328" w:type="dxa"/>
          </w:tcPr>
          <w:p w14:paraId="2021BA33" w14:textId="77777777" w:rsidR="00A96A24" w:rsidRDefault="00B635C9">
            <w:pPr>
              <w:pStyle w:val="TableParagraph"/>
              <w:spacing w:line="240" w:lineRule="exact"/>
              <w:ind w:left="200"/>
              <w:rPr>
                <w:sz w:val="24"/>
              </w:rPr>
            </w:pPr>
            <w:r>
              <w:rPr>
                <w:sz w:val="24"/>
              </w:rPr>
              <w:t>$ 6,246.77</w:t>
            </w:r>
          </w:p>
        </w:tc>
      </w:tr>
      <w:tr w:rsidR="00A96A24" w14:paraId="5934FC88" w14:textId="77777777">
        <w:trPr>
          <w:trHeight w:val="254"/>
        </w:trPr>
        <w:tc>
          <w:tcPr>
            <w:tcW w:w="3815" w:type="dxa"/>
          </w:tcPr>
          <w:p w14:paraId="5E92CB6B" w14:textId="77777777" w:rsidR="00A96A24" w:rsidRDefault="00B635C9">
            <w:pPr>
              <w:pStyle w:val="TableParagraph"/>
              <w:ind w:left="52"/>
              <w:rPr>
                <w:sz w:val="24"/>
              </w:rPr>
            </w:pPr>
            <w:r>
              <w:rPr>
                <w:sz w:val="24"/>
              </w:rPr>
              <w:t>Common Area Maintenance Charges</w:t>
            </w:r>
          </w:p>
        </w:tc>
        <w:tc>
          <w:tcPr>
            <w:tcW w:w="1328" w:type="dxa"/>
          </w:tcPr>
          <w:p w14:paraId="4092C24E" w14:textId="77777777" w:rsidR="00A96A24" w:rsidRDefault="00B635C9">
            <w:pPr>
              <w:pStyle w:val="TableParagraph"/>
              <w:ind w:right="105"/>
              <w:jc w:val="right"/>
              <w:rPr>
                <w:sz w:val="24"/>
              </w:rPr>
            </w:pPr>
            <w:r>
              <w:rPr>
                <w:sz w:val="24"/>
              </w:rPr>
              <w:t>807.28</w:t>
            </w:r>
          </w:p>
        </w:tc>
      </w:tr>
      <w:tr w:rsidR="00A96A24" w14:paraId="3C2883CC" w14:textId="77777777">
        <w:trPr>
          <w:trHeight w:val="374"/>
        </w:trPr>
        <w:tc>
          <w:tcPr>
            <w:tcW w:w="3815" w:type="dxa"/>
          </w:tcPr>
          <w:p w14:paraId="60C8D136" w14:textId="77777777" w:rsidR="00A96A24" w:rsidRDefault="00B635C9">
            <w:pPr>
              <w:pStyle w:val="TableParagraph"/>
              <w:spacing w:line="260" w:lineRule="exact"/>
              <w:ind w:left="52"/>
              <w:rPr>
                <w:sz w:val="24"/>
              </w:rPr>
            </w:pPr>
            <w:r>
              <w:rPr>
                <w:sz w:val="24"/>
              </w:rPr>
              <w:t>Taxes and Insurance Charges</w:t>
            </w:r>
          </w:p>
        </w:tc>
        <w:tc>
          <w:tcPr>
            <w:tcW w:w="1328" w:type="dxa"/>
          </w:tcPr>
          <w:p w14:paraId="130EDC5C" w14:textId="77777777" w:rsidR="00A96A24" w:rsidRDefault="00B635C9">
            <w:pPr>
              <w:pStyle w:val="TableParagraph"/>
              <w:spacing w:line="260" w:lineRule="exact"/>
              <w:ind w:right="105"/>
              <w:jc w:val="right"/>
              <w:rPr>
                <w:sz w:val="24"/>
              </w:rPr>
            </w:pPr>
            <w:r>
              <w:rPr>
                <w:sz w:val="24"/>
                <w:u w:val="single"/>
              </w:rPr>
              <w:t>711.17</w:t>
            </w:r>
          </w:p>
        </w:tc>
      </w:tr>
      <w:tr w:rsidR="00A96A24" w14:paraId="728170E2" w14:textId="77777777">
        <w:trPr>
          <w:trHeight w:val="380"/>
        </w:trPr>
        <w:tc>
          <w:tcPr>
            <w:tcW w:w="3815" w:type="dxa"/>
          </w:tcPr>
          <w:p w14:paraId="795502CC" w14:textId="77777777" w:rsidR="00A96A24" w:rsidRDefault="00B635C9">
            <w:pPr>
              <w:pStyle w:val="TableParagraph"/>
              <w:spacing w:before="104" w:line="256" w:lineRule="exact"/>
              <w:ind w:left="50"/>
              <w:rPr>
                <w:sz w:val="24"/>
              </w:rPr>
            </w:pPr>
            <w:r>
              <w:rPr>
                <w:sz w:val="24"/>
              </w:rPr>
              <w:t>Total Monthly Rental Payment</w:t>
            </w:r>
          </w:p>
        </w:tc>
        <w:tc>
          <w:tcPr>
            <w:tcW w:w="1328" w:type="dxa"/>
          </w:tcPr>
          <w:p w14:paraId="4D593635" w14:textId="77777777" w:rsidR="00A96A24" w:rsidRDefault="00B635C9">
            <w:pPr>
              <w:pStyle w:val="TableParagraph"/>
              <w:spacing w:before="104" w:line="256" w:lineRule="exact"/>
              <w:ind w:right="47"/>
              <w:jc w:val="right"/>
              <w:rPr>
                <w:sz w:val="24"/>
              </w:rPr>
            </w:pPr>
            <w:r>
              <w:rPr>
                <w:sz w:val="24"/>
                <w:u w:val="double"/>
              </w:rPr>
              <w:t>$ 7,765.22</w:t>
            </w:r>
          </w:p>
        </w:tc>
      </w:tr>
    </w:tbl>
    <w:p w14:paraId="6AD481F0" w14:textId="77777777" w:rsidR="00A96A24" w:rsidRDefault="00B635C9">
      <w:pPr>
        <w:pStyle w:val="BodyText"/>
        <w:spacing w:before="218"/>
        <w:ind w:left="1560"/>
      </w:pPr>
      <w:r>
        <w:t>Option Term - Months One (1) - Sixty (60):</w:t>
      </w:r>
    </w:p>
    <w:p w14:paraId="7589CD7E" w14:textId="77777777" w:rsidR="00A96A24" w:rsidRDefault="00A96A24">
      <w:pPr>
        <w:pStyle w:val="BodyText"/>
        <w:spacing w:before="8"/>
        <w:rPr>
          <w:sz w:val="19"/>
        </w:rPr>
      </w:pPr>
    </w:p>
    <w:tbl>
      <w:tblPr>
        <w:tblW w:w="0" w:type="auto"/>
        <w:tblInd w:w="1875" w:type="dxa"/>
        <w:tblLayout w:type="fixed"/>
        <w:tblCellMar>
          <w:left w:w="0" w:type="dxa"/>
          <w:right w:w="0" w:type="dxa"/>
        </w:tblCellMar>
        <w:tblLook w:val="01E0" w:firstRow="1" w:lastRow="1" w:firstColumn="1" w:lastColumn="1" w:noHBand="0" w:noVBand="0"/>
      </w:tblPr>
      <w:tblGrid>
        <w:gridCol w:w="3815"/>
        <w:gridCol w:w="1271"/>
      </w:tblGrid>
      <w:tr w:rsidR="00A96A24" w14:paraId="4D14F8A9" w14:textId="77777777">
        <w:trPr>
          <w:trHeight w:val="260"/>
        </w:trPr>
        <w:tc>
          <w:tcPr>
            <w:tcW w:w="3815" w:type="dxa"/>
          </w:tcPr>
          <w:p w14:paraId="429D5DF9" w14:textId="77777777" w:rsidR="00A96A24" w:rsidRDefault="00B635C9">
            <w:pPr>
              <w:pStyle w:val="TableParagraph"/>
              <w:spacing w:line="240" w:lineRule="exact"/>
              <w:ind w:left="50"/>
              <w:rPr>
                <w:sz w:val="24"/>
              </w:rPr>
            </w:pPr>
            <w:r>
              <w:rPr>
                <w:sz w:val="24"/>
              </w:rPr>
              <w:t>Base Rent</w:t>
            </w:r>
          </w:p>
        </w:tc>
        <w:tc>
          <w:tcPr>
            <w:tcW w:w="1271" w:type="dxa"/>
          </w:tcPr>
          <w:p w14:paraId="2A2AF565" w14:textId="77777777" w:rsidR="00A96A24" w:rsidRDefault="00B635C9">
            <w:pPr>
              <w:pStyle w:val="TableParagraph"/>
              <w:spacing w:line="240" w:lineRule="exact"/>
              <w:ind w:right="48"/>
              <w:jc w:val="right"/>
              <w:rPr>
                <w:sz w:val="24"/>
              </w:rPr>
            </w:pPr>
            <w:r>
              <w:rPr>
                <w:sz w:val="24"/>
              </w:rPr>
              <w:t>$ 6,631.19</w:t>
            </w:r>
          </w:p>
        </w:tc>
      </w:tr>
      <w:tr w:rsidR="00A96A24" w14:paraId="3E601214" w14:textId="77777777">
        <w:trPr>
          <w:trHeight w:val="254"/>
        </w:trPr>
        <w:tc>
          <w:tcPr>
            <w:tcW w:w="3815" w:type="dxa"/>
          </w:tcPr>
          <w:p w14:paraId="3894447C" w14:textId="77777777" w:rsidR="00A96A24" w:rsidRDefault="00B635C9">
            <w:pPr>
              <w:pStyle w:val="TableParagraph"/>
              <w:ind w:left="52"/>
              <w:rPr>
                <w:sz w:val="24"/>
              </w:rPr>
            </w:pPr>
            <w:r>
              <w:rPr>
                <w:sz w:val="24"/>
              </w:rPr>
              <w:t>Common Area Maintenance Charges</w:t>
            </w:r>
          </w:p>
        </w:tc>
        <w:tc>
          <w:tcPr>
            <w:tcW w:w="1271" w:type="dxa"/>
          </w:tcPr>
          <w:p w14:paraId="2B1421C3" w14:textId="77777777" w:rsidR="00A96A24" w:rsidRDefault="00B635C9">
            <w:pPr>
              <w:pStyle w:val="TableParagraph"/>
              <w:ind w:right="48"/>
              <w:jc w:val="right"/>
              <w:rPr>
                <w:sz w:val="24"/>
              </w:rPr>
            </w:pPr>
            <w:r>
              <w:rPr>
                <w:sz w:val="24"/>
              </w:rPr>
              <w:t>807.28</w:t>
            </w:r>
          </w:p>
        </w:tc>
      </w:tr>
      <w:tr w:rsidR="00A96A24" w14:paraId="1841807D" w14:textId="77777777">
        <w:trPr>
          <w:trHeight w:val="374"/>
        </w:trPr>
        <w:tc>
          <w:tcPr>
            <w:tcW w:w="3815" w:type="dxa"/>
          </w:tcPr>
          <w:p w14:paraId="06A253C0" w14:textId="77777777" w:rsidR="00A96A24" w:rsidRDefault="00B635C9">
            <w:pPr>
              <w:pStyle w:val="TableParagraph"/>
              <w:spacing w:line="260" w:lineRule="exact"/>
              <w:ind w:left="52"/>
              <w:rPr>
                <w:sz w:val="24"/>
              </w:rPr>
            </w:pPr>
            <w:r>
              <w:rPr>
                <w:sz w:val="24"/>
              </w:rPr>
              <w:t>Taxes and Insurance Charges</w:t>
            </w:r>
          </w:p>
        </w:tc>
        <w:tc>
          <w:tcPr>
            <w:tcW w:w="1271" w:type="dxa"/>
          </w:tcPr>
          <w:p w14:paraId="1C738EFF" w14:textId="77777777" w:rsidR="00A96A24" w:rsidRDefault="00B635C9">
            <w:pPr>
              <w:pStyle w:val="TableParagraph"/>
              <w:spacing w:line="260" w:lineRule="exact"/>
              <w:ind w:right="48"/>
              <w:jc w:val="right"/>
              <w:rPr>
                <w:sz w:val="24"/>
              </w:rPr>
            </w:pPr>
            <w:r>
              <w:rPr>
                <w:sz w:val="24"/>
                <w:u w:val="single"/>
              </w:rPr>
              <w:t>711.17</w:t>
            </w:r>
          </w:p>
        </w:tc>
      </w:tr>
      <w:tr w:rsidR="00A96A24" w14:paraId="7FEFF52D" w14:textId="77777777">
        <w:trPr>
          <w:trHeight w:val="380"/>
        </w:trPr>
        <w:tc>
          <w:tcPr>
            <w:tcW w:w="3815" w:type="dxa"/>
          </w:tcPr>
          <w:p w14:paraId="23EB0990" w14:textId="77777777" w:rsidR="00A96A24" w:rsidRDefault="00B635C9">
            <w:pPr>
              <w:pStyle w:val="TableParagraph"/>
              <w:spacing w:before="104" w:line="256" w:lineRule="exact"/>
              <w:ind w:left="50"/>
              <w:rPr>
                <w:sz w:val="24"/>
              </w:rPr>
            </w:pPr>
            <w:r>
              <w:rPr>
                <w:sz w:val="24"/>
              </w:rPr>
              <w:t>Total Monthly Rental Payment</w:t>
            </w:r>
          </w:p>
        </w:tc>
        <w:tc>
          <w:tcPr>
            <w:tcW w:w="1271" w:type="dxa"/>
          </w:tcPr>
          <w:p w14:paraId="0ADA9E1A" w14:textId="77777777" w:rsidR="00A96A24" w:rsidRDefault="00B635C9">
            <w:pPr>
              <w:pStyle w:val="TableParagraph"/>
              <w:spacing w:before="104" w:line="256" w:lineRule="exact"/>
              <w:ind w:right="48"/>
              <w:jc w:val="right"/>
              <w:rPr>
                <w:sz w:val="24"/>
              </w:rPr>
            </w:pPr>
            <w:r>
              <w:rPr>
                <w:sz w:val="24"/>
                <w:u w:val="double"/>
              </w:rPr>
              <w:t>$ 8,149.64</w:t>
            </w:r>
          </w:p>
        </w:tc>
      </w:tr>
    </w:tbl>
    <w:p w14:paraId="339DC638" w14:textId="77777777" w:rsidR="00A96A24" w:rsidRDefault="00A96A24">
      <w:pPr>
        <w:pStyle w:val="BodyText"/>
        <w:spacing w:before="6"/>
        <w:rPr>
          <w:ins w:id="0" w:author="Legal Assist" w:date="2020-02-28T10:23:00Z"/>
          <w:sz w:val="21"/>
        </w:rPr>
      </w:pPr>
    </w:p>
    <w:p w14:paraId="46CA2A62" w14:textId="5A96EF66" w:rsidR="00E636B0" w:rsidRPr="007974D3" w:rsidDel="00C655E6" w:rsidRDefault="00E636B0" w:rsidP="00E636B0">
      <w:pPr>
        <w:ind w:left="720" w:hanging="720"/>
        <w:jc w:val="both"/>
        <w:rPr>
          <w:ins w:id="1" w:author="Legal Assist" w:date="2020-02-28T10:24:00Z"/>
          <w:del w:id="2" w:author="Adam Abdalla" w:date="2020-03-02T10:24:00Z"/>
          <w:color w:val="000000" w:themeColor="text1"/>
          <w:shd w:val="clear" w:color="auto" w:fill="FFFFFF"/>
        </w:rPr>
      </w:pPr>
      <w:ins w:id="3" w:author="Legal Assist" w:date="2020-02-28T10:24:00Z">
        <w:del w:id="4" w:author="Adam Abdalla" w:date="2020-03-02T10:24:00Z">
          <w:r w:rsidRPr="007974D3" w:rsidDel="00C655E6">
            <w:rPr>
              <w:color w:val="000000" w:themeColor="text1"/>
              <w:shd w:val="clear" w:color="auto" w:fill="FFFFFF"/>
            </w:rPr>
            <w:delText>5.</w:delText>
          </w:r>
          <w:r w:rsidRPr="007974D3" w:rsidDel="00C655E6">
            <w:rPr>
              <w:color w:val="000000" w:themeColor="text1"/>
              <w:shd w:val="clear" w:color="auto" w:fill="FFFFFF"/>
            </w:rPr>
            <w:tab/>
            <w:delText>Notwithstanding anything contained in the Lease to the contrary, at any time after the expiration of the third (3rd) year of the Second Extension Term, Tenant, it its sole and absolute discretion, may elect to cease to operate in the Premises by giving Landlord not less than one-hundred twenty (120) days' prior written notice ("Go Dark Notice").  At any time thereafter, Landlord shall have the option to terminate this Lease and recapture the Premises, upon giving the Tenant thirty (30) days' prior written notice of its intent to do so.  Tenant's obligation to pay Rent or perform any other obligations under this Lease shall continue until the effective date of said termination by the Landlord ("Termination Date").  All Rent shall be prorated through the Termination Date and Tenant shall promptly pay any of said sums to Landlord.  If Landlord elects to terminate under this Paragraph, Tenant agrees it shall surrender the Premises to Landlord in the same condition that Tenant would have been required to if the Lease had terminated on the original Expiration Date.  On the Termination Date, the parties hereto shall be released from any further liability and obligations under this Lease, excepting any liability or obligations accruing prior to the Termination Date.</w:delText>
          </w:r>
        </w:del>
      </w:ins>
    </w:p>
    <w:p w14:paraId="54C8DBD9" w14:textId="77777777" w:rsidR="00E636B0" w:rsidRPr="007974D3" w:rsidRDefault="00E636B0" w:rsidP="00E636B0">
      <w:pPr>
        <w:ind w:left="720" w:hanging="720"/>
        <w:jc w:val="both"/>
        <w:rPr>
          <w:ins w:id="5" w:author="Legal Assist" w:date="2020-02-28T10:24:00Z"/>
          <w:color w:val="000000" w:themeColor="text1"/>
          <w:shd w:val="clear" w:color="auto" w:fill="FFFFFF"/>
        </w:rPr>
      </w:pPr>
    </w:p>
    <w:p w14:paraId="38A70367" w14:textId="6B6B0926" w:rsidR="00E636B0" w:rsidRPr="007974D3" w:rsidRDefault="00C655E6" w:rsidP="00E636B0">
      <w:pPr>
        <w:ind w:left="720" w:hanging="720"/>
        <w:jc w:val="both"/>
        <w:rPr>
          <w:ins w:id="6" w:author="Legal Assist" w:date="2020-02-28T10:24:00Z"/>
          <w:color w:val="000000" w:themeColor="text1"/>
          <w:shd w:val="clear" w:color="auto" w:fill="FFFFFF"/>
        </w:rPr>
      </w:pPr>
      <w:ins w:id="7" w:author="Adam Abdalla" w:date="2020-03-02T10:25:00Z">
        <w:r>
          <w:rPr>
            <w:color w:val="000000" w:themeColor="text1"/>
            <w:shd w:val="clear" w:color="auto" w:fill="FFFFFF"/>
          </w:rPr>
          <w:t>5</w:t>
        </w:r>
      </w:ins>
      <w:ins w:id="8" w:author="Legal Assist" w:date="2020-02-28T10:24:00Z">
        <w:del w:id="9" w:author="Adam Abdalla" w:date="2020-03-02T10:25:00Z">
          <w:r w:rsidR="00E636B0" w:rsidRPr="007974D3" w:rsidDel="00C655E6">
            <w:rPr>
              <w:color w:val="000000" w:themeColor="text1"/>
              <w:shd w:val="clear" w:color="auto" w:fill="FFFFFF"/>
            </w:rPr>
            <w:delText>6</w:delText>
          </w:r>
        </w:del>
        <w:r w:rsidR="00E636B0" w:rsidRPr="007974D3">
          <w:rPr>
            <w:color w:val="000000" w:themeColor="text1"/>
            <w:shd w:val="clear" w:color="auto" w:fill="FFFFFF"/>
          </w:rPr>
          <w:t>.</w:t>
        </w:r>
        <w:r w:rsidR="00E636B0" w:rsidRPr="007974D3">
          <w:rPr>
            <w:color w:val="000000" w:themeColor="text1"/>
            <w:shd w:val="clear" w:color="auto" w:fill="FFFFFF"/>
          </w:rPr>
          <w:tab/>
          <w:t>Section 14.01 of the Lease shall be amended to include the following:</w:t>
        </w:r>
      </w:ins>
    </w:p>
    <w:p w14:paraId="7A3A4BA6" w14:textId="77777777" w:rsidR="00E636B0" w:rsidRPr="007974D3" w:rsidRDefault="00E636B0" w:rsidP="00E636B0">
      <w:pPr>
        <w:ind w:left="720" w:hanging="720"/>
        <w:jc w:val="both"/>
        <w:rPr>
          <w:ins w:id="10" w:author="Legal Assist" w:date="2020-02-28T10:24:00Z"/>
          <w:color w:val="000000" w:themeColor="text1"/>
          <w:shd w:val="clear" w:color="auto" w:fill="FFFFFF"/>
        </w:rPr>
      </w:pPr>
    </w:p>
    <w:p w14:paraId="29751937" w14:textId="77777777" w:rsidR="00E636B0" w:rsidRDefault="00E636B0" w:rsidP="00E636B0">
      <w:pPr>
        <w:ind w:left="720" w:hanging="720"/>
        <w:jc w:val="both"/>
        <w:rPr>
          <w:ins w:id="11" w:author="Legal Assist" w:date="2020-02-28T10:25:00Z"/>
          <w:color w:val="000000" w:themeColor="text1"/>
          <w:shd w:val="clear" w:color="auto" w:fill="FFFFFF"/>
        </w:rPr>
      </w:pPr>
      <w:ins w:id="12" w:author="Legal Assist" w:date="2020-02-28T10:24:00Z">
        <w:r w:rsidRPr="007974D3">
          <w:rPr>
            <w:color w:val="000000" w:themeColor="text1"/>
            <w:shd w:val="clear" w:color="auto" w:fill="FFFFFF"/>
          </w:rPr>
          <w:tab/>
          <w:t>Landlord shall indemnify, defend and hold Tenant harmless from any and all claims, demands and/or causes of action arising out of the actual or alleged negligence and/or gross negligence of Landlord, its agents, employees and/or contractors.</w:t>
        </w:r>
      </w:ins>
    </w:p>
    <w:p w14:paraId="0C551AD7" w14:textId="77777777" w:rsidR="00E636B0" w:rsidRDefault="00E636B0" w:rsidP="00E636B0">
      <w:pPr>
        <w:ind w:left="720" w:hanging="720"/>
        <w:jc w:val="both"/>
        <w:rPr>
          <w:ins w:id="13" w:author="Legal Assist" w:date="2020-02-28T10:25:00Z"/>
          <w:color w:val="000000" w:themeColor="text1"/>
          <w:shd w:val="clear" w:color="auto" w:fill="FFFFFF"/>
        </w:rPr>
      </w:pPr>
    </w:p>
    <w:p w14:paraId="37F36500" w14:textId="044AE2A1" w:rsidR="00A96A24" w:rsidRDefault="00C655E6" w:rsidP="00E636B0">
      <w:pPr>
        <w:rPr>
          <w:sz w:val="24"/>
        </w:rPr>
      </w:pPr>
      <w:ins w:id="14" w:author="Adam Abdalla" w:date="2020-03-02T10:25:00Z">
        <w:r>
          <w:rPr>
            <w:color w:val="000000" w:themeColor="text1"/>
            <w:shd w:val="clear" w:color="auto" w:fill="FFFFFF"/>
          </w:rPr>
          <w:t>6</w:t>
        </w:r>
      </w:ins>
      <w:del w:id="15" w:author="Adam Abdalla" w:date="2020-03-02T10:25:00Z">
        <w:r w:rsidR="00E636B0" w:rsidDel="00C655E6">
          <w:rPr>
            <w:color w:val="000000" w:themeColor="text1"/>
            <w:shd w:val="clear" w:color="auto" w:fill="FFFFFF"/>
          </w:rPr>
          <w:delText>7</w:delText>
        </w:r>
      </w:del>
      <w:r w:rsidR="00E636B0">
        <w:rPr>
          <w:color w:val="000000" w:themeColor="text1"/>
          <w:shd w:val="clear" w:color="auto" w:fill="FFFFFF"/>
        </w:rPr>
        <w:t>.</w:t>
      </w:r>
      <w:r w:rsidR="00E636B0">
        <w:rPr>
          <w:color w:val="000000" w:themeColor="text1"/>
          <w:shd w:val="clear" w:color="auto" w:fill="FFFFFF"/>
        </w:rPr>
        <w:tab/>
      </w:r>
      <w:r w:rsidR="00B635C9">
        <w:rPr>
          <w:sz w:val="24"/>
        </w:rPr>
        <w:t>All terms and conditions of the Lease Agreement not specifically amended or modified herein shall remain in full force and effect as set forth in the Lease</w:t>
      </w:r>
      <w:r w:rsidR="00B635C9">
        <w:rPr>
          <w:spacing w:val="-6"/>
          <w:sz w:val="24"/>
        </w:rPr>
        <w:t xml:space="preserve"> </w:t>
      </w:r>
      <w:r w:rsidR="00B635C9">
        <w:rPr>
          <w:sz w:val="24"/>
        </w:rPr>
        <w:t>Agreement.</w:t>
      </w:r>
    </w:p>
    <w:p w14:paraId="0F768200" w14:textId="77777777" w:rsidR="00E636B0" w:rsidRDefault="00E636B0" w:rsidP="00E636B0">
      <w:pPr>
        <w:rPr>
          <w:sz w:val="24"/>
        </w:rPr>
      </w:pPr>
    </w:p>
    <w:p w14:paraId="5065FB09" w14:textId="47E4FCA6" w:rsidR="00E636B0" w:rsidRDefault="00C655E6" w:rsidP="00E636B0">
      <w:pPr>
        <w:rPr>
          <w:sz w:val="24"/>
        </w:rPr>
      </w:pPr>
      <w:ins w:id="16" w:author="Adam Abdalla" w:date="2020-03-02T10:25:00Z">
        <w:r>
          <w:rPr>
            <w:sz w:val="24"/>
          </w:rPr>
          <w:t>7</w:t>
        </w:r>
      </w:ins>
      <w:del w:id="17" w:author="Adam Abdalla" w:date="2020-03-02T10:25:00Z">
        <w:r w:rsidR="00E636B0" w:rsidDel="00C655E6">
          <w:rPr>
            <w:sz w:val="24"/>
          </w:rPr>
          <w:delText>8</w:delText>
        </w:r>
      </w:del>
      <w:r w:rsidR="00E636B0">
        <w:rPr>
          <w:sz w:val="24"/>
        </w:rPr>
        <w:t>.</w:t>
      </w:r>
      <w:r w:rsidR="00E636B0">
        <w:rPr>
          <w:sz w:val="24"/>
        </w:rPr>
        <w:tab/>
      </w:r>
      <w:r w:rsidR="00B635C9">
        <w:rPr>
          <w:sz w:val="24"/>
        </w:rPr>
        <w:t>Capitalized terms used herein and otherwise defined herein shall have the meanings ascribed to such terms in the Lease</w:t>
      </w:r>
      <w:r w:rsidR="00B635C9">
        <w:rPr>
          <w:spacing w:val="-1"/>
          <w:sz w:val="24"/>
        </w:rPr>
        <w:t xml:space="preserve"> </w:t>
      </w:r>
      <w:r w:rsidR="00B635C9">
        <w:rPr>
          <w:sz w:val="24"/>
        </w:rPr>
        <w:t>Agreement.</w:t>
      </w:r>
    </w:p>
    <w:p w14:paraId="735C7B95" w14:textId="36BD550E" w:rsidR="00E636B0" w:rsidRDefault="00C655E6" w:rsidP="00E636B0">
      <w:pPr>
        <w:rPr>
          <w:sz w:val="24"/>
        </w:rPr>
      </w:pPr>
      <w:ins w:id="18" w:author="Adam Abdalla" w:date="2020-03-02T10:26:00Z">
        <w:r>
          <w:rPr>
            <w:sz w:val="24"/>
          </w:rPr>
          <w:lastRenderedPageBreak/>
          <w:t>8</w:t>
        </w:r>
      </w:ins>
      <w:bookmarkStart w:id="19" w:name="_GoBack"/>
      <w:bookmarkEnd w:id="19"/>
      <w:del w:id="20" w:author="Adam Abdalla" w:date="2020-03-02T10:26:00Z">
        <w:r w:rsidR="00E636B0" w:rsidDel="00C655E6">
          <w:rPr>
            <w:sz w:val="24"/>
          </w:rPr>
          <w:delText>9</w:delText>
        </w:r>
      </w:del>
      <w:r w:rsidR="00E636B0">
        <w:rPr>
          <w:sz w:val="24"/>
        </w:rPr>
        <w:t>.</w:t>
      </w:r>
      <w:r w:rsidR="00E636B0">
        <w:rPr>
          <w:sz w:val="24"/>
        </w:rPr>
        <w:tab/>
        <w:t>The Lessor and the Lessee hereby agree that the terms and conditions of this Fourth Addendum to Lease Agreement shall be kept confidential between the Lessor and Lessee and shall not be disclosed to any other persons, including but not limited to any tenants or occupants on On The Boulevard Shopping</w:t>
      </w:r>
      <w:r w:rsidR="00E636B0">
        <w:rPr>
          <w:spacing w:val="-2"/>
          <w:sz w:val="24"/>
        </w:rPr>
        <w:t xml:space="preserve"> </w:t>
      </w:r>
      <w:r w:rsidR="00E636B0">
        <w:rPr>
          <w:sz w:val="24"/>
        </w:rPr>
        <w:t>Center.</w:t>
      </w:r>
    </w:p>
    <w:p w14:paraId="3DFDF1E0" w14:textId="77777777" w:rsidR="00E636B0" w:rsidRDefault="00E636B0" w:rsidP="00E636B0">
      <w:pPr>
        <w:rPr>
          <w:sz w:val="24"/>
        </w:rPr>
      </w:pPr>
    </w:p>
    <w:p w14:paraId="5234E3D5" w14:textId="77777777" w:rsidR="00A96A24" w:rsidRDefault="00A96A24">
      <w:pPr>
        <w:pStyle w:val="BodyText"/>
        <w:spacing w:before="11"/>
        <w:rPr>
          <w:sz w:val="21"/>
        </w:rPr>
      </w:pPr>
    </w:p>
    <w:p w14:paraId="52154AD4" w14:textId="77777777" w:rsidR="00A96A24" w:rsidRDefault="00A96A24">
      <w:pPr>
        <w:spacing w:line="208" w:lineRule="auto"/>
        <w:jc w:val="both"/>
        <w:rPr>
          <w:sz w:val="24"/>
        </w:rPr>
        <w:sectPr w:rsidR="00A96A24">
          <w:pgSz w:w="12240" w:h="15840"/>
          <w:pgMar w:top="1340" w:right="1320" w:bottom="1500" w:left="1320" w:header="0" w:footer="1303" w:gutter="0"/>
          <w:cols w:space="720"/>
        </w:sectPr>
      </w:pPr>
    </w:p>
    <w:p w14:paraId="15E488CD" w14:textId="77777777" w:rsidR="00A96A24" w:rsidRDefault="00B635C9">
      <w:pPr>
        <w:spacing w:before="61" w:line="249" w:lineRule="auto"/>
        <w:ind w:left="115" w:hanging="10"/>
        <w:rPr>
          <w:sz w:val="24"/>
        </w:rPr>
      </w:pPr>
      <w:r>
        <w:rPr>
          <w:b/>
          <w:sz w:val="24"/>
        </w:rPr>
        <w:lastRenderedPageBreak/>
        <w:t xml:space="preserve">THUS DONE AND SIGNED </w:t>
      </w:r>
      <w:r>
        <w:rPr>
          <w:sz w:val="24"/>
        </w:rPr>
        <w:t>as of the date set forth below, before the undersigned competent witnesses.</w:t>
      </w:r>
    </w:p>
    <w:p w14:paraId="7B60D585" w14:textId="77777777" w:rsidR="00A96A24" w:rsidRDefault="00A96A24">
      <w:pPr>
        <w:pStyle w:val="BodyText"/>
        <w:rPr>
          <w:sz w:val="26"/>
        </w:rPr>
      </w:pPr>
    </w:p>
    <w:p w14:paraId="4CEC403C" w14:textId="77777777" w:rsidR="00A96A24" w:rsidRDefault="00A96A24">
      <w:pPr>
        <w:pStyle w:val="BodyText"/>
        <w:spacing w:before="9"/>
        <w:rPr>
          <w:sz w:val="26"/>
        </w:rPr>
      </w:pPr>
    </w:p>
    <w:p w14:paraId="1E690D73" w14:textId="77777777" w:rsidR="00A96A24" w:rsidRDefault="00B635C9">
      <w:pPr>
        <w:pStyle w:val="Heading1"/>
        <w:tabs>
          <w:tab w:val="left" w:pos="5160"/>
        </w:tabs>
      </w:pPr>
      <w:r>
        <w:t>WITNESSES:</w:t>
      </w:r>
      <w:r>
        <w:tab/>
        <w:t>LESSOR:</w:t>
      </w:r>
    </w:p>
    <w:p w14:paraId="3F35AB7A" w14:textId="77777777" w:rsidR="00A96A24" w:rsidRDefault="00A96A24">
      <w:pPr>
        <w:pStyle w:val="BodyText"/>
        <w:rPr>
          <w:b/>
        </w:rPr>
      </w:pPr>
    </w:p>
    <w:p w14:paraId="090031BA" w14:textId="38B231EA" w:rsidR="00A96A24" w:rsidRDefault="00C655E6">
      <w:pPr>
        <w:spacing w:before="1"/>
        <w:ind w:left="5161"/>
        <w:rPr>
          <w:b/>
          <w:sz w:val="24"/>
        </w:rPr>
      </w:pPr>
      <w:r>
        <w:rPr>
          <w:noProof/>
        </w:rPr>
        <mc:AlternateContent>
          <mc:Choice Requires="wps">
            <w:drawing>
              <wp:anchor distT="0" distB="0" distL="114300" distR="114300" simplePos="0" relativeHeight="251655168" behindDoc="0" locked="0" layoutInCell="1" allowOverlap="1" wp14:anchorId="2A539376" wp14:editId="461BEF25">
                <wp:simplePos x="0" y="0"/>
                <wp:positionH relativeFrom="page">
                  <wp:posOffset>914400</wp:posOffset>
                </wp:positionH>
                <wp:positionV relativeFrom="paragraph">
                  <wp:posOffset>163195</wp:posOffset>
                </wp:positionV>
                <wp:extent cx="2286635" cy="0"/>
                <wp:effectExtent l="9525" t="6350" r="8890" b="12700"/>
                <wp:wrapNone/>
                <wp:docPr id="7"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635"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722F29" id="Line 7"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in,12.85pt" to="252.05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" strokeweight=".6pt">
                <w10:wrap anchorx="page"/>
              </v:line>
            </w:pict>
          </mc:Fallback>
        </mc:AlternateContent>
      </w:r>
      <w:r w:rsidR="00B635C9">
        <w:rPr>
          <w:b/>
          <w:sz w:val="24"/>
        </w:rPr>
        <w:t>BELLE REALTY OF LAFAYETTE,</w:t>
      </w:r>
    </w:p>
    <w:p w14:paraId="67806E35" w14:textId="77777777" w:rsidR="00A96A24" w:rsidRDefault="00B635C9">
      <w:pPr>
        <w:pStyle w:val="BodyText"/>
        <w:tabs>
          <w:tab w:val="left" w:pos="3775"/>
          <w:tab w:val="left" w:pos="5160"/>
        </w:tabs>
        <w:ind w:left="120"/>
      </w:pPr>
      <w:r>
        <w:t>Printed</w:t>
      </w:r>
      <w:r>
        <w:rPr>
          <w:spacing w:val="-1"/>
        </w:rPr>
        <w:t xml:space="preserve"> </w:t>
      </w:r>
      <w:r>
        <w:t>Name:</w:t>
      </w:r>
      <w:r>
        <w:rPr>
          <w:u w:val="single"/>
        </w:rPr>
        <w:t xml:space="preserve"> </w:t>
      </w:r>
      <w:r>
        <w:rPr>
          <w:u w:val="single"/>
        </w:rPr>
        <w:tab/>
      </w:r>
      <w:r>
        <w:tab/>
      </w:r>
      <w:r>
        <w:rPr>
          <w:b/>
        </w:rPr>
        <w:t xml:space="preserve">L.L.C., </w:t>
      </w:r>
      <w:r>
        <w:t>a Louisiana limited</w:t>
      </w:r>
      <w:r>
        <w:rPr>
          <w:spacing w:val="-3"/>
        </w:rPr>
        <w:t xml:space="preserve"> </w:t>
      </w:r>
      <w:r>
        <w:t>liability</w:t>
      </w:r>
    </w:p>
    <w:p w14:paraId="4510C597" w14:textId="77777777" w:rsidR="00A96A24" w:rsidRDefault="00B635C9">
      <w:pPr>
        <w:pStyle w:val="BodyText"/>
        <w:ind w:left="4111" w:right="2511"/>
        <w:jc w:val="center"/>
      </w:pPr>
      <w:r>
        <w:t>company</w:t>
      </w:r>
    </w:p>
    <w:p w14:paraId="2F78FFA2" w14:textId="77777777" w:rsidR="00A96A24" w:rsidRDefault="00A96A24">
      <w:pPr>
        <w:pStyle w:val="BodyText"/>
        <w:spacing w:before="11"/>
        <w:rPr>
          <w:sz w:val="23"/>
        </w:rPr>
      </w:pPr>
    </w:p>
    <w:p w14:paraId="4FF3B228" w14:textId="77587CBE" w:rsidR="00A96A24" w:rsidRDefault="00C655E6">
      <w:pPr>
        <w:pStyle w:val="BodyText"/>
        <w:tabs>
          <w:tab w:val="left" w:pos="5881"/>
          <w:tab w:val="left" w:pos="8816"/>
        </w:tabs>
        <w:ind w:left="5161"/>
      </w:pPr>
      <w:r>
        <w:rPr>
          <w:noProof/>
        </w:rPr>
        <mc:AlternateContent>
          <mc:Choice Requires="wps">
            <w:drawing>
              <wp:anchor distT="0" distB="0" distL="114300" distR="114300" simplePos="0" relativeHeight="251656192" behindDoc="0" locked="0" layoutInCell="1" allowOverlap="1" wp14:anchorId="634CED62" wp14:editId="50AF7CED">
                <wp:simplePos x="0" y="0"/>
                <wp:positionH relativeFrom="page">
                  <wp:posOffset>914400</wp:posOffset>
                </wp:positionH>
                <wp:positionV relativeFrom="paragraph">
                  <wp:posOffset>162560</wp:posOffset>
                </wp:positionV>
                <wp:extent cx="2286635" cy="0"/>
                <wp:effectExtent l="9525" t="11430" r="8890" b="7620"/>
                <wp:wrapNone/>
                <wp:docPr id="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635"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1C0284" id="Line 6"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in,12.8pt" to="252.05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" strokeweight=".6pt">
                <w10:wrap anchorx="page"/>
              </v:line>
            </w:pict>
          </mc:Fallback>
        </mc:AlternateContent>
      </w:r>
      <w:r w:rsidR="00B635C9">
        <w:t>By:</w:t>
      </w:r>
      <w:r w:rsidR="00B635C9">
        <w:tab/>
      </w:r>
      <w:r w:rsidR="00B635C9">
        <w:rPr>
          <w:u w:val="single"/>
        </w:rPr>
        <w:t xml:space="preserve"> </w:t>
      </w:r>
      <w:r w:rsidR="00B635C9">
        <w:rPr>
          <w:u w:val="single"/>
        </w:rPr>
        <w:tab/>
      </w:r>
    </w:p>
    <w:p w14:paraId="53068D3C" w14:textId="77777777" w:rsidR="00A96A24" w:rsidRDefault="00B635C9">
      <w:pPr>
        <w:pStyle w:val="BodyText"/>
        <w:tabs>
          <w:tab w:val="left" w:pos="3775"/>
          <w:tab w:val="left" w:pos="5881"/>
          <w:tab w:val="left" w:pos="8796"/>
          <w:tab w:val="left" w:pos="8827"/>
        </w:tabs>
        <w:ind w:left="5881" w:right="768" w:hanging="5761"/>
        <w:jc w:val="both"/>
      </w:pPr>
      <w:r>
        <w:t>Printed</w:t>
      </w:r>
      <w:r>
        <w:rPr>
          <w:spacing w:val="-1"/>
        </w:rPr>
        <w:t xml:space="preserve"> </w:t>
      </w:r>
      <w:r>
        <w:t>Name:</w:t>
      </w:r>
      <w:r>
        <w:rPr>
          <w:u w:val="single"/>
        </w:rPr>
        <w:t xml:space="preserve"> </w:t>
      </w:r>
      <w:r>
        <w:rPr>
          <w:u w:val="single"/>
        </w:rPr>
        <w:tab/>
      </w:r>
      <w:r>
        <w:tab/>
        <w:t>Printed</w:t>
      </w:r>
      <w:r>
        <w:rPr>
          <w:spacing w:val="-3"/>
        </w:rPr>
        <w:t xml:space="preserve"> </w:t>
      </w:r>
      <w:r>
        <w:t xml:space="preserve">Name: </w:t>
      </w:r>
      <w:r>
        <w:rPr>
          <w:u w:val="single"/>
        </w:rPr>
        <w:t xml:space="preserve"> </w:t>
      </w:r>
      <w:r>
        <w:rPr>
          <w:u w:val="single"/>
        </w:rPr>
        <w:tab/>
      </w:r>
      <w:r>
        <w:rPr>
          <w:u w:val="single"/>
        </w:rPr>
        <w:tab/>
      </w:r>
      <w:r>
        <w:t xml:space="preserve"> Printed</w:t>
      </w:r>
      <w:r>
        <w:rPr>
          <w:spacing w:val="-3"/>
        </w:rPr>
        <w:t xml:space="preserve"> </w:t>
      </w:r>
      <w:r>
        <w:t xml:space="preserve">Title: </w:t>
      </w:r>
      <w:r>
        <w:rPr>
          <w:u w:val="single"/>
        </w:rPr>
        <w:t xml:space="preserve"> </w:t>
      </w:r>
      <w:r>
        <w:rPr>
          <w:u w:val="single"/>
        </w:rPr>
        <w:tab/>
      </w:r>
      <w:r>
        <w:rPr>
          <w:u w:val="single"/>
        </w:rPr>
        <w:tab/>
      </w:r>
      <w:r>
        <w:t xml:space="preserve"> Dated: </w:t>
      </w:r>
      <w:r>
        <w:rPr>
          <w:u w:val="single"/>
        </w:rPr>
        <w:t xml:space="preserve"> </w:t>
      </w:r>
      <w:r>
        <w:rPr>
          <w:u w:val="single"/>
        </w:rPr>
        <w:tab/>
      </w:r>
    </w:p>
    <w:p w14:paraId="3D65156F" w14:textId="77777777" w:rsidR="00A96A24" w:rsidRDefault="00A96A24">
      <w:pPr>
        <w:pStyle w:val="BodyText"/>
        <w:rPr>
          <w:sz w:val="20"/>
        </w:rPr>
      </w:pPr>
    </w:p>
    <w:p w14:paraId="69F4069C" w14:textId="77777777" w:rsidR="00A96A24" w:rsidRDefault="00A96A24">
      <w:pPr>
        <w:pStyle w:val="BodyText"/>
        <w:rPr>
          <w:sz w:val="20"/>
        </w:rPr>
      </w:pPr>
    </w:p>
    <w:p w14:paraId="51AE6CDB" w14:textId="77777777" w:rsidR="00A96A24" w:rsidRDefault="00A96A24">
      <w:pPr>
        <w:pStyle w:val="BodyText"/>
        <w:rPr>
          <w:sz w:val="20"/>
        </w:rPr>
      </w:pPr>
    </w:p>
    <w:p w14:paraId="2B92F3C3" w14:textId="77777777" w:rsidR="00A96A24" w:rsidRDefault="00A96A24">
      <w:pPr>
        <w:pStyle w:val="BodyText"/>
        <w:rPr>
          <w:sz w:val="20"/>
        </w:rPr>
      </w:pPr>
    </w:p>
    <w:p w14:paraId="3F9E5063" w14:textId="77777777" w:rsidR="00A96A24" w:rsidRDefault="00A96A24">
      <w:pPr>
        <w:pStyle w:val="BodyText"/>
        <w:rPr>
          <w:sz w:val="20"/>
        </w:rPr>
      </w:pPr>
    </w:p>
    <w:p w14:paraId="377EC9EC" w14:textId="712366F5" w:rsidR="00A96A24" w:rsidRDefault="00C655E6">
      <w:pPr>
        <w:pStyle w:val="BodyText"/>
        <w:spacing w:before="9"/>
        <w:rPr>
          <w:sz w:val="15"/>
        </w:rPr>
      </w:pPr>
      <w:r>
        <w:rPr>
          <w:noProof/>
        </w:rPr>
        <mc:AlternateContent>
          <mc:Choice Requires="wps">
            <w:drawing>
              <wp:anchor distT="0" distB="0" distL="0" distR="0" simplePos="0" relativeHeight="251659264" behindDoc="1" locked="0" layoutInCell="1" allowOverlap="1" wp14:anchorId="193BA870" wp14:editId="44FE76E1">
                <wp:simplePos x="0" y="0"/>
                <wp:positionH relativeFrom="page">
                  <wp:posOffset>2629535</wp:posOffset>
                </wp:positionH>
                <wp:positionV relativeFrom="paragraph">
                  <wp:posOffset>143510</wp:posOffset>
                </wp:positionV>
                <wp:extent cx="2514600" cy="0"/>
                <wp:effectExtent l="10160" t="13970" r="8890" b="5080"/>
                <wp:wrapTopAndBottom/>
                <wp:docPr id="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8ED8A5" id="Line 5" o:spid="_x0000_s1026" style="position:absolute;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207.05pt,11.3pt" to="405.0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" strokeweight=".48pt">
                <w10:wrap type="topAndBottom" anchorx="page"/>
              </v:line>
            </w:pict>
          </mc:Fallback>
        </mc:AlternateContent>
      </w:r>
    </w:p>
    <w:p w14:paraId="1615220D" w14:textId="77777777" w:rsidR="00A96A24" w:rsidRDefault="00B635C9">
      <w:pPr>
        <w:pStyle w:val="BodyText"/>
        <w:spacing w:line="247" w:lineRule="exact"/>
        <w:ind w:left="3542" w:right="3540"/>
        <w:jc w:val="center"/>
      </w:pPr>
      <w:r>
        <w:t>Notary Public</w:t>
      </w:r>
    </w:p>
    <w:p w14:paraId="43C812DB" w14:textId="77777777" w:rsidR="00A96A24" w:rsidRDefault="00A96A24">
      <w:pPr>
        <w:spacing w:line="247" w:lineRule="exact"/>
        <w:jc w:val="center"/>
        <w:sectPr w:rsidR="00A96A24">
          <w:pgSz w:w="12240" w:h="15840"/>
          <w:pgMar w:top="1380" w:right="1320" w:bottom="1500" w:left="1320" w:header="0" w:footer="1303" w:gutter="0"/>
          <w:cols w:space="720"/>
        </w:sectPr>
      </w:pPr>
    </w:p>
    <w:p w14:paraId="6D8835FF" w14:textId="77777777" w:rsidR="00A96A24" w:rsidRDefault="00A96A24">
      <w:pPr>
        <w:pStyle w:val="BodyText"/>
        <w:rPr>
          <w:sz w:val="13"/>
        </w:rPr>
      </w:pPr>
    </w:p>
    <w:p w14:paraId="1D8C5AB2" w14:textId="77777777" w:rsidR="00A96A24" w:rsidRDefault="00B635C9">
      <w:pPr>
        <w:spacing w:before="90" w:line="247" w:lineRule="auto"/>
        <w:ind w:left="115" w:hanging="10"/>
        <w:rPr>
          <w:sz w:val="24"/>
        </w:rPr>
      </w:pPr>
      <w:r>
        <w:rPr>
          <w:b/>
          <w:sz w:val="24"/>
        </w:rPr>
        <w:t xml:space="preserve">THUS DONE AND SIGNED </w:t>
      </w:r>
      <w:r>
        <w:rPr>
          <w:sz w:val="24"/>
        </w:rPr>
        <w:t>as of the date set forth below, before the undersigned competent witnesses.</w:t>
      </w:r>
    </w:p>
    <w:p w14:paraId="2C80173D" w14:textId="77777777" w:rsidR="00A96A24" w:rsidRDefault="00A96A24">
      <w:pPr>
        <w:pStyle w:val="BodyText"/>
        <w:spacing w:before="5"/>
        <w:rPr>
          <w:sz w:val="25"/>
        </w:rPr>
      </w:pPr>
    </w:p>
    <w:p w14:paraId="490837F5" w14:textId="77777777" w:rsidR="00A96A24" w:rsidRDefault="00B635C9">
      <w:pPr>
        <w:pStyle w:val="Heading1"/>
        <w:tabs>
          <w:tab w:val="left" w:pos="5160"/>
        </w:tabs>
      </w:pPr>
      <w:r>
        <w:t>WITNESSES:</w:t>
      </w:r>
      <w:r>
        <w:tab/>
        <w:t>LESSEE:</w:t>
      </w:r>
    </w:p>
    <w:p w14:paraId="5B577FB4" w14:textId="77777777" w:rsidR="00A96A24" w:rsidRDefault="00A96A24">
      <w:pPr>
        <w:pStyle w:val="BodyText"/>
        <w:rPr>
          <w:b/>
        </w:rPr>
      </w:pPr>
    </w:p>
    <w:p w14:paraId="46CB0417" w14:textId="4D80FFAB" w:rsidR="00A96A24" w:rsidRDefault="00C655E6">
      <w:pPr>
        <w:ind w:left="5161"/>
        <w:rPr>
          <w:b/>
          <w:sz w:val="24"/>
        </w:rPr>
      </w:pPr>
      <w:r>
        <w:rPr>
          <w:noProof/>
        </w:rPr>
        <mc:AlternateContent>
          <mc:Choice Requires="wps">
            <w:drawing>
              <wp:anchor distT="0" distB="0" distL="114300" distR="114300" simplePos="0" relativeHeight="251657216" behindDoc="0" locked="0" layoutInCell="1" allowOverlap="1" wp14:anchorId="20B99061" wp14:editId="004761D6">
                <wp:simplePos x="0" y="0"/>
                <wp:positionH relativeFrom="page">
                  <wp:posOffset>914400</wp:posOffset>
                </wp:positionH>
                <wp:positionV relativeFrom="paragraph">
                  <wp:posOffset>162560</wp:posOffset>
                </wp:positionV>
                <wp:extent cx="2286635" cy="0"/>
                <wp:effectExtent l="9525" t="11430" r="8890" b="762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635"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738BAF" id="Line 4"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in,12.8pt" to="252.05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" strokeweight=".6pt">
                <w10:wrap anchorx="page"/>
              </v:line>
            </w:pict>
          </mc:Fallback>
        </mc:AlternateContent>
      </w:r>
      <w:r w:rsidR="00B635C9">
        <w:rPr>
          <w:b/>
          <w:sz w:val="24"/>
        </w:rPr>
        <w:t>DELI MANAGEMENT, INC.,</w:t>
      </w:r>
    </w:p>
    <w:p w14:paraId="7568CF2D" w14:textId="77777777" w:rsidR="00A96A24" w:rsidRDefault="00B635C9">
      <w:pPr>
        <w:pStyle w:val="BodyText"/>
        <w:tabs>
          <w:tab w:val="left" w:pos="3775"/>
          <w:tab w:val="left" w:pos="5160"/>
        </w:tabs>
        <w:ind w:left="120"/>
      </w:pPr>
      <w:r>
        <w:t>Printed</w:t>
      </w:r>
      <w:r>
        <w:rPr>
          <w:spacing w:val="-1"/>
        </w:rPr>
        <w:t xml:space="preserve"> </w:t>
      </w:r>
      <w:r>
        <w:t>Name:</w:t>
      </w:r>
      <w:r>
        <w:rPr>
          <w:u w:val="single"/>
        </w:rPr>
        <w:t xml:space="preserve"> </w:t>
      </w:r>
      <w:r>
        <w:rPr>
          <w:u w:val="single"/>
        </w:rPr>
        <w:tab/>
      </w:r>
      <w:r>
        <w:tab/>
        <w:t>a Texas corporation</w:t>
      </w:r>
    </w:p>
    <w:p w14:paraId="50E0F5F8" w14:textId="77777777" w:rsidR="00A96A24" w:rsidRDefault="00A96A24">
      <w:pPr>
        <w:pStyle w:val="BodyText"/>
        <w:rPr>
          <w:sz w:val="20"/>
        </w:rPr>
      </w:pPr>
    </w:p>
    <w:p w14:paraId="6149186A" w14:textId="77777777" w:rsidR="00A96A24" w:rsidRDefault="00A96A24">
      <w:pPr>
        <w:pStyle w:val="BodyText"/>
        <w:spacing w:before="3"/>
        <w:rPr>
          <w:sz w:val="20"/>
        </w:rPr>
      </w:pPr>
    </w:p>
    <w:p w14:paraId="4C3A74DF" w14:textId="21C6E5F4" w:rsidR="00A96A24" w:rsidRDefault="00C655E6">
      <w:pPr>
        <w:pStyle w:val="BodyText"/>
        <w:tabs>
          <w:tab w:val="left" w:pos="5881"/>
          <w:tab w:val="left" w:pos="8816"/>
        </w:tabs>
        <w:spacing w:before="89"/>
        <w:ind w:left="5161"/>
      </w:pPr>
      <w:r>
        <w:rPr>
          <w:noProof/>
        </w:rPr>
        <mc:AlternateContent>
          <mc:Choice Requires="wps">
            <w:drawing>
              <wp:anchor distT="0" distB="0" distL="114300" distR="114300" simplePos="0" relativeHeight="251658240" behindDoc="0" locked="0" layoutInCell="1" allowOverlap="1" wp14:anchorId="09E49BDA" wp14:editId="29E7196B">
                <wp:simplePos x="0" y="0"/>
                <wp:positionH relativeFrom="page">
                  <wp:posOffset>914400</wp:posOffset>
                </wp:positionH>
                <wp:positionV relativeFrom="paragraph">
                  <wp:posOffset>219075</wp:posOffset>
                </wp:positionV>
                <wp:extent cx="2286635" cy="0"/>
                <wp:effectExtent l="9525" t="7620" r="8890" b="1143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635"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87D2A8" id="Line 3"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in,17.25pt" to="252.0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" strokeweight=".6pt">
                <w10:wrap anchorx="page"/>
              </v:line>
            </w:pict>
          </mc:Fallback>
        </mc:AlternateContent>
      </w:r>
      <w:r w:rsidR="00B635C9">
        <w:t>By:</w:t>
      </w:r>
      <w:r w:rsidR="00B635C9">
        <w:tab/>
      </w:r>
      <w:r w:rsidR="00B635C9">
        <w:rPr>
          <w:u w:val="single"/>
        </w:rPr>
        <w:t xml:space="preserve"> </w:t>
      </w:r>
      <w:r w:rsidR="00B635C9">
        <w:rPr>
          <w:u w:val="single"/>
        </w:rPr>
        <w:tab/>
      </w:r>
    </w:p>
    <w:p w14:paraId="79A26B18" w14:textId="77777777" w:rsidR="00A96A24" w:rsidRDefault="00B635C9">
      <w:pPr>
        <w:pStyle w:val="BodyText"/>
        <w:tabs>
          <w:tab w:val="left" w:pos="3775"/>
          <w:tab w:val="left" w:pos="5881"/>
          <w:tab w:val="left" w:pos="8796"/>
          <w:tab w:val="left" w:pos="8827"/>
        </w:tabs>
        <w:spacing w:before="1"/>
        <w:ind w:left="5881" w:right="768" w:hanging="5761"/>
        <w:jc w:val="both"/>
      </w:pPr>
      <w:r>
        <w:t>Printed</w:t>
      </w:r>
      <w:r>
        <w:rPr>
          <w:spacing w:val="-1"/>
        </w:rPr>
        <w:t xml:space="preserve"> </w:t>
      </w:r>
      <w:r>
        <w:t>Name:</w:t>
      </w:r>
      <w:r>
        <w:rPr>
          <w:u w:val="single"/>
        </w:rPr>
        <w:t xml:space="preserve"> </w:t>
      </w:r>
      <w:r>
        <w:rPr>
          <w:u w:val="single"/>
        </w:rPr>
        <w:tab/>
      </w:r>
      <w:r>
        <w:tab/>
        <w:t>Printed</w:t>
      </w:r>
      <w:r>
        <w:rPr>
          <w:spacing w:val="-3"/>
        </w:rPr>
        <w:t xml:space="preserve"> </w:t>
      </w:r>
      <w:r>
        <w:t xml:space="preserve">Name: </w:t>
      </w:r>
      <w:r>
        <w:rPr>
          <w:u w:val="single"/>
        </w:rPr>
        <w:t xml:space="preserve"> </w:t>
      </w:r>
      <w:r>
        <w:rPr>
          <w:u w:val="single"/>
        </w:rPr>
        <w:tab/>
      </w:r>
      <w:r>
        <w:rPr>
          <w:u w:val="single"/>
        </w:rPr>
        <w:tab/>
      </w:r>
      <w:r>
        <w:t xml:space="preserve"> Printed</w:t>
      </w:r>
      <w:r>
        <w:rPr>
          <w:spacing w:val="-3"/>
        </w:rPr>
        <w:t xml:space="preserve"> </w:t>
      </w:r>
      <w:r>
        <w:t xml:space="preserve">Title: </w:t>
      </w:r>
      <w:r>
        <w:rPr>
          <w:u w:val="single"/>
        </w:rPr>
        <w:t xml:space="preserve"> </w:t>
      </w:r>
      <w:r>
        <w:rPr>
          <w:u w:val="single"/>
        </w:rPr>
        <w:tab/>
      </w:r>
      <w:r>
        <w:rPr>
          <w:u w:val="single"/>
        </w:rPr>
        <w:tab/>
      </w:r>
      <w:r>
        <w:t xml:space="preserve"> Dated: </w:t>
      </w:r>
      <w:r>
        <w:rPr>
          <w:u w:val="single"/>
        </w:rPr>
        <w:t xml:space="preserve"> </w:t>
      </w:r>
      <w:r>
        <w:rPr>
          <w:u w:val="single"/>
        </w:rPr>
        <w:tab/>
      </w:r>
    </w:p>
    <w:p w14:paraId="66F380FC" w14:textId="77777777" w:rsidR="00A96A24" w:rsidRDefault="00A96A24">
      <w:pPr>
        <w:pStyle w:val="BodyText"/>
        <w:rPr>
          <w:sz w:val="20"/>
        </w:rPr>
      </w:pPr>
    </w:p>
    <w:p w14:paraId="26A83AC2" w14:textId="77777777" w:rsidR="00A96A24" w:rsidRDefault="00A96A24">
      <w:pPr>
        <w:pStyle w:val="BodyText"/>
        <w:rPr>
          <w:sz w:val="20"/>
        </w:rPr>
      </w:pPr>
    </w:p>
    <w:p w14:paraId="1EE2FDF1" w14:textId="77777777" w:rsidR="00A96A24" w:rsidRDefault="00A96A24">
      <w:pPr>
        <w:pStyle w:val="BodyText"/>
        <w:rPr>
          <w:sz w:val="20"/>
        </w:rPr>
      </w:pPr>
    </w:p>
    <w:p w14:paraId="0534DBC0" w14:textId="77777777" w:rsidR="00A96A24" w:rsidRDefault="00A96A24">
      <w:pPr>
        <w:pStyle w:val="BodyText"/>
        <w:rPr>
          <w:sz w:val="20"/>
        </w:rPr>
      </w:pPr>
    </w:p>
    <w:p w14:paraId="57DEF604" w14:textId="77777777" w:rsidR="00A96A24" w:rsidRDefault="00A96A24">
      <w:pPr>
        <w:pStyle w:val="BodyText"/>
        <w:rPr>
          <w:sz w:val="20"/>
        </w:rPr>
      </w:pPr>
    </w:p>
    <w:p w14:paraId="1F90EA2C" w14:textId="554AAEF9" w:rsidR="00A96A24" w:rsidRDefault="00C655E6">
      <w:pPr>
        <w:pStyle w:val="BodyText"/>
        <w:spacing w:before="9"/>
        <w:rPr>
          <w:sz w:val="15"/>
        </w:rPr>
      </w:pPr>
      <w:r>
        <w:rPr>
          <w:noProof/>
        </w:rPr>
        <mc:AlternateContent>
          <mc:Choice Requires="wps">
            <w:drawing>
              <wp:anchor distT="0" distB="0" distL="0" distR="0" simplePos="0" relativeHeight="251660288" behindDoc="1" locked="0" layoutInCell="1" allowOverlap="1" wp14:anchorId="223BC008" wp14:editId="1D049EBE">
                <wp:simplePos x="0" y="0"/>
                <wp:positionH relativeFrom="page">
                  <wp:posOffset>2629535</wp:posOffset>
                </wp:positionH>
                <wp:positionV relativeFrom="paragraph">
                  <wp:posOffset>143510</wp:posOffset>
                </wp:positionV>
                <wp:extent cx="2514600" cy="0"/>
                <wp:effectExtent l="10160" t="10795" r="8890" b="8255"/>
                <wp:wrapTopAndBottom/>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712B26" id="Line 2" o:spid="_x0000_s1026" style="position:absolute;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207.05pt,11.3pt" to="405.0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" strokeweight=".48pt">
                <w10:wrap type="topAndBottom" anchorx="page"/>
              </v:line>
            </w:pict>
          </mc:Fallback>
        </mc:AlternateContent>
      </w:r>
    </w:p>
    <w:p w14:paraId="157450FC" w14:textId="77777777" w:rsidR="00A96A24" w:rsidRDefault="00B635C9">
      <w:pPr>
        <w:pStyle w:val="BodyText"/>
        <w:spacing w:line="247" w:lineRule="exact"/>
        <w:ind w:left="3542" w:right="3540"/>
        <w:jc w:val="center"/>
      </w:pPr>
      <w:r>
        <w:t>Notary Public</w:t>
      </w:r>
    </w:p>
    <w:sectPr w:rsidR="00A96A24">
      <w:pgSz w:w="12240" w:h="15840"/>
      <w:pgMar w:top="1500" w:right="1320" w:bottom="1500" w:left="1320" w:header="0" w:footer="13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A058BF" w14:textId="77777777" w:rsidR="00783FB8" w:rsidRDefault="00783FB8">
      <w:r>
        <w:separator/>
      </w:r>
    </w:p>
  </w:endnote>
  <w:endnote w:type="continuationSeparator" w:id="0">
    <w:p w14:paraId="084FCBDE" w14:textId="77777777" w:rsidR="00783FB8" w:rsidRDefault="00783F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1EF223" w14:textId="18CEA503" w:rsidR="00A96A24" w:rsidRDefault="00C655E6">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6A4C0878" wp14:editId="67A750AB">
              <wp:simplePos x="0" y="0"/>
              <wp:positionH relativeFrom="page">
                <wp:posOffset>2889885</wp:posOffset>
              </wp:positionH>
              <wp:positionV relativeFrom="page">
                <wp:posOffset>9091295</wp:posOffset>
              </wp:positionV>
              <wp:extent cx="1990725" cy="324485"/>
              <wp:effectExtent l="3810" t="4445" r="0" b="444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324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EDCE39" w14:textId="77777777" w:rsidR="00A96A24" w:rsidRDefault="00B635C9">
                          <w:pPr>
                            <w:spacing w:before="10"/>
                            <w:jc w:val="center"/>
                            <w:rPr>
                              <w:i/>
                              <w:sz w:val="20"/>
                            </w:rPr>
                          </w:pPr>
                          <w:r>
                            <w:rPr>
                              <w:i/>
                              <w:sz w:val="20"/>
                            </w:rPr>
                            <w:t>Fourth Addendum to Lease Agreement</w:t>
                          </w:r>
                        </w:p>
                        <w:p w14:paraId="1B0D0008" w14:textId="77777777" w:rsidR="00A96A24" w:rsidRDefault="00B635C9">
                          <w:pPr>
                            <w:spacing w:before="20"/>
                            <w:ind w:left="4"/>
                            <w:jc w:val="center"/>
                            <w:rPr>
                              <w:b/>
                              <w:sz w:val="20"/>
                            </w:rPr>
                          </w:pPr>
                          <w:r>
                            <w:rPr>
                              <w:sz w:val="20"/>
                            </w:rPr>
                            <w:t xml:space="preserve">Page </w:t>
                          </w:r>
                          <w:r>
                            <w:fldChar w:fldCharType="begin"/>
                          </w:r>
                          <w:r>
                            <w:rPr>
                              <w:b/>
                              <w:sz w:val="20"/>
                            </w:rPr>
                            <w:instrText xml:space="preserve"> PAGE </w:instrText>
                          </w:r>
                          <w:r>
                            <w:fldChar w:fldCharType="separate"/>
                          </w:r>
                          <w:r w:rsidR="00E636B0">
                            <w:rPr>
                              <w:b/>
                              <w:noProof/>
                              <w:sz w:val="20"/>
                            </w:rPr>
                            <w:t>1</w:t>
                          </w:r>
                          <w:r>
                            <w:fldChar w:fldCharType="end"/>
                          </w:r>
                          <w:r>
                            <w:rPr>
                              <w:b/>
                              <w:sz w:val="20"/>
                            </w:rPr>
                            <w:t xml:space="preserve"> </w:t>
                          </w:r>
                          <w:r>
                            <w:rPr>
                              <w:sz w:val="20"/>
                            </w:rPr>
                            <w:t xml:space="preserve">of </w:t>
                          </w:r>
                          <w:r>
                            <w:rPr>
                              <w:b/>
                              <w:sz w:val="20"/>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4C0878" id="_x0000_t202" coordsize="21600,21600" o:spt="202" path="m,l,21600r21600,l21600,xe">
              <v:stroke joinstyle="miter"/>
              <v:path gradientshapeok="t" o:connecttype="rect"/>
            </v:shapetype>
            <v:shape id="Text Box 1" o:spid="_x0000_s1026" type="#_x0000_t202" style="position:absolute;margin-left:227.55pt;margin-top:715.85pt;width:156.75pt;height:25.5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" filled="f" stroked="f">
              <v:textbox inset="0,0,0,0">
                <w:txbxContent>
                  <w:p w14:paraId="01EDCE39" w14:textId="77777777" w:rsidR="00A96A24" w:rsidRDefault="00B635C9">
                    <w:pPr>
                      <w:spacing w:before="10"/>
                      <w:jc w:val="center"/>
                      <w:rPr>
                        <w:i/>
                        <w:sz w:val="20"/>
                      </w:rPr>
                    </w:pPr>
                    <w:r>
                      <w:rPr>
                        <w:i/>
                        <w:sz w:val="20"/>
                      </w:rPr>
                      <w:t>Fourth Addendum to Lease Agreement</w:t>
                    </w:r>
                  </w:p>
                  <w:p w14:paraId="1B0D0008" w14:textId="77777777" w:rsidR="00A96A24" w:rsidRDefault="00B635C9">
                    <w:pPr>
                      <w:spacing w:before="20"/>
                      <w:ind w:left="4"/>
                      <w:jc w:val="center"/>
                      <w:rPr>
                        <w:b/>
                        <w:sz w:val="20"/>
                      </w:rPr>
                    </w:pPr>
                    <w:r>
                      <w:rPr>
                        <w:sz w:val="20"/>
                      </w:rPr>
                      <w:t xml:space="preserve">Page </w:t>
                    </w:r>
                    <w:r>
                      <w:fldChar w:fldCharType="begin"/>
                    </w:r>
                    <w:r>
                      <w:rPr>
                        <w:b/>
                        <w:sz w:val="20"/>
                      </w:rPr>
                      <w:instrText xml:space="preserve"> PAGE </w:instrText>
                    </w:r>
                    <w:r>
                      <w:fldChar w:fldCharType="separate"/>
                    </w:r>
                    <w:r w:rsidR="00E636B0">
                      <w:rPr>
                        <w:b/>
                        <w:noProof/>
                        <w:sz w:val="20"/>
                      </w:rPr>
                      <w:t>1</w:t>
                    </w:r>
                    <w:r>
                      <w:fldChar w:fldCharType="end"/>
                    </w:r>
                    <w:r>
                      <w:rPr>
                        <w:b/>
                        <w:sz w:val="20"/>
                      </w:rPr>
                      <w:t xml:space="preserve"> </w:t>
                    </w:r>
                    <w:r>
                      <w:rPr>
                        <w:sz w:val="20"/>
                      </w:rPr>
                      <w:t xml:space="preserve">of </w:t>
                    </w:r>
                    <w:r>
                      <w:rPr>
                        <w:b/>
                        <w:sz w:val="20"/>
                      </w:rPr>
                      <w:t>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CC9CE4" w14:textId="77777777" w:rsidR="00783FB8" w:rsidRDefault="00783FB8">
      <w:r>
        <w:separator/>
      </w:r>
    </w:p>
  </w:footnote>
  <w:footnote w:type="continuationSeparator" w:id="0">
    <w:p w14:paraId="27DC2AD9" w14:textId="77777777" w:rsidR="00783FB8" w:rsidRDefault="00783F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290AEB"/>
    <w:multiLevelType w:val="hybridMultilevel"/>
    <w:tmpl w:val="2B62A592"/>
    <w:lvl w:ilvl="0" w:tplc="440253E2">
      <w:start w:val="1"/>
      <w:numFmt w:val="decimal"/>
      <w:lvlText w:val="%1."/>
      <w:lvlJc w:val="left"/>
      <w:pPr>
        <w:ind w:left="840" w:hanging="360"/>
        <w:jc w:val="left"/>
      </w:pPr>
      <w:rPr>
        <w:rFonts w:ascii="Times New Roman" w:eastAsia="Times New Roman" w:hAnsi="Times New Roman" w:cs="Times New Roman" w:hint="default"/>
        <w:spacing w:val="-30"/>
        <w:w w:val="99"/>
        <w:sz w:val="24"/>
        <w:szCs w:val="24"/>
        <w:lang w:val="en-US" w:eastAsia="en-US" w:bidi="en-US"/>
      </w:rPr>
    </w:lvl>
    <w:lvl w:ilvl="1" w:tplc="93F801D6">
      <w:numFmt w:val="bullet"/>
      <w:lvlText w:val="•"/>
      <w:lvlJc w:val="left"/>
      <w:pPr>
        <w:ind w:left="1716" w:hanging="360"/>
      </w:pPr>
      <w:rPr>
        <w:rFonts w:hint="default"/>
        <w:lang w:val="en-US" w:eastAsia="en-US" w:bidi="en-US"/>
      </w:rPr>
    </w:lvl>
    <w:lvl w:ilvl="2" w:tplc="E10C4A84">
      <w:numFmt w:val="bullet"/>
      <w:lvlText w:val="•"/>
      <w:lvlJc w:val="left"/>
      <w:pPr>
        <w:ind w:left="2592" w:hanging="360"/>
      </w:pPr>
      <w:rPr>
        <w:rFonts w:hint="default"/>
        <w:lang w:val="en-US" w:eastAsia="en-US" w:bidi="en-US"/>
      </w:rPr>
    </w:lvl>
    <w:lvl w:ilvl="3" w:tplc="2A125AC2">
      <w:numFmt w:val="bullet"/>
      <w:lvlText w:val="•"/>
      <w:lvlJc w:val="left"/>
      <w:pPr>
        <w:ind w:left="3468" w:hanging="360"/>
      </w:pPr>
      <w:rPr>
        <w:rFonts w:hint="default"/>
        <w:lang w:val="en-US" w:eastAsia="en-US" w:bidi="en-US"/>
      </w:rPr>
    </w:lvl>
    <w:lvl w:ilvl="4" w:tplc="43848A22">
      <w:numFmt w:val="bullet"/>
      <w:lvlText w:val="•"/>
      <w:lvlJc w:val="left"/>
      <w:pPr>
        <w:ind w:left="4344" w:hanging="360"/>
      </w:pPr>
      <w:rPr>
        <w:rFonts w:hint="default"/>
        <w:lang w:val="en-US" w:eastAsia="en-US" w:bidi="en-US"/>
      </w:rPr>
    </w:lvl>
    <w:lvl w:ilvl="5" w:tplc="AC06D0B4">
      <w:numFmt w:val="bullet"/>
      <w:lvlText w:val="•"/>
      <w:lvlJc w:val="left"/>
      <w:pPr>
        <w:ind w:left="5220" w:hanging="360"/>
      </w:pPr>
      <w:rPr>
        <w:rFonts w:hint="default"/>
        <w:lang w:val="en-US" w:eastAsia="en-US" w:bidi="en-US"/>
      </w:rPr>
    </w:lvl>
    <w:lvl w:ilvl="6" w:tplc="3C7CAD3A">
      <w:numFmt w:val="bullet"/>
      <w:lvlText w:val="•"/>
      <w:lvlJc w:val="left"/>
      <w:pPr>
        <w:ind w:left="6096" w:hanging="360"/>
      </w:pPr>
      <w:rPr>
        <w:rFonts w:hint="default"/>
        <w:lang w:val="en-US" w:eastAsia="en-US" w:bidi="en-US"/>
      </w:rPr>
    </w:lvl>
    <w:lvl w:ilvl="7" w:tplc="4010FE48">
      <w:numFmt w:val="bullet"/>
      <w:lvlText w:val="•"/>
      <w:lvlJc w:val="left"/>
      <w:pPr>
        <w:ind w:left="6972" w:hanging="360"/>
      </w:pPr>
      <w:rPr>
        <w:rFonts w:hint="default"/>
        <w:lang w:val="en-US" w:eastAsia="en-US" w:bidi="en-US"/>
      </w:rPr>
    </w:lvl>
    <w:lvl w:ilvl="8" w:tplc="D010776E">
      <w:numFmt w:val="bullet"/>
      <w:lvlText w:val="•"/>
      <w:lvlJc w:val="left"/>
      <w:pPr>
        <w:ind w:left="7848" w:hanging="360"/>
      </w:pPr>
      <w:rPr>
        <w:rFonts w:hint="default"/>
        <w:lang w:val="en-US" w:eastAsia="en-US" w:bidi="en-US"/>
      </w:rPr>
    </w:lvl>
  </w:abstractNum>
  <w:abstractNum w:abstractNumId="1" w15:restartNumberingAfterBreak="0">
    <w:nsid w:val="73B707A3"/>
    <w:multiLevelType w:val="hybridMultilevel"/>
    <w:tmpl w:val="B37AC252"/>
    <w:lvl w:ilvl="0" w:tplc="440253E2">
      <w:start w:val="1"/>
      <w:numFmt w:val="decimal"/>
      <w:lvlText w:val="%1."/>
      <w:lvlJc w:val="left"/>
      <w:pPr>
        <w:ind w:left="840" w:hanging="360"/>
        <w:jc w:val="left"/>
      </w:pPr>
      <w:rPr>
        <w:rFonts w:ascii="Times New Roman" w:eastAsia="Times New Roman" w:hAnsi="Times New Roman" w:cs="Times New Roman" w:hint="default"/>
        <w:spacing w:val="-30"/>
        <w:w w:val="99"/>
        <w:sz w:val="24"/>
        <w:szCs w:val="24"/>
        <w:lang w:val="en-US" w:eastAsia="en-US" w:bidi="en-US"/>
      </w:rPr>
    </w:lvl>
    <w:lvl w:ilvl="1" w:tplc="93F801D6">
      <w:numFmt w:val="bullet"/>
      <w:lvlText w:val="•"/>
      <w:lvlJc w:val="left"/>
      <w:pPr>
        <w:ind w:left="1716" w:hanging="360"/>
      </w:pPr>
      <w:rPr>
        <w:rFonts w:hint="default"/>
        <w:lang w:val="en-US" w:eastAsia="en-US" w:bidi="en-US"/>
      </w:rPr>
    </w:lvl>
    <w:lvl w:ilvl="2" w:tplc="E10C4A84">
      <w:numFmt w:val="bullet"/>
      <w:lvlText w:val="•"/>
      <w:lvlJc w:val="left"/>
      <w:pPr>
        <w:ind w:left="2592" w:hanging="360"/>
      </w:pPr>
      <w:rPr>
        <w:rFonts w:hint="default"/>
        <w:lang w:val="en-US" w:eastAsia="en-US" w:bidi="en-US"/>
      </w:rPr>
    </w:lvl>
    <w:lvl w:ilvl="3" w:tplc="2A125AC2">
      <w:numFmt w:val="bullet"/>
      <w:lvlText w:val="•"/>
      <w:lvlJc w:val="left"/>
      <w:pPr>
        <w:ind w:left="3468" w:hanging="360"/>
      </w:pPr>
      <w:rPr>
        <w:rFonts w:hint="default"/>
        <w:lang w:val="en-US" w:eastAsia="en-US" w:bidi="en-US"/>
      </w:rPr>
    </w:lvl>
    <w:lvl w:ilvl="4" w:tplc="43848A22">
      <w:numFmt w:val="bullet"/>
      <w:lvlText w:val="•"/>
      <w:lvlJc w:val="left"/>
      <w:pPr>
        <w:ind w:left="4344" w:hanging="360"/>
      </w:pPr>
      <w:rPr>
        <w:rFonts w:hint="default"/>
        <w:lang w:val="en-US" w:eastAsia="en-US" w:bidi="en-US"/>
      </w:rPr>
    </w:lvl>
    <w:lvl w:ilvl="5" w:tplc="AC06D0B4">
      <w:numFmt w:val="bullet"/>
      <w:lvlText w:val="•"/>
      <w:lvlJc w:val="left"/>
      <w:pPr>
        <w:ind w:left="5220" w:hanging="360"/>
      </w:pPr>
      <w:rPr>
        <w:rFonts w:hint="default"/>
        <w:lang w:val="en-US" w:eastAsia="en-US" w:bidi="en-US"/>
      </w:rPr>
    </w:lvl>
    <w:lvl w:ilvl="6" w:tplc="3C7CAD3A">
      <w:numFmt w:val="bullet"/>
      <w:lvlText w:val="•"/>
      <w:lvlJc w:val="left"/>
      <w:pPr>
        <w:ind w:left="6096" w:hanging="360"/>
      </w:pPr>
      <w:rPr>
        <w:rFonts w:hint="default"/>
        <w:lang w:val="en-US" w:eastAsia="en-US" w:bidi="en-US"/>
      </w:rPr>
    </w:lvl>
    <w:lvl w:ilvl="7" w:tplc="4010FE48">
      <w:numFmt w:val="bullet"/>
      <w:lvlText w:val="•"/>
      <w:lvlJc w:val="left"/>
      <w:pPr>
        <w:ind w:left="6972" w:hanging="360"/>
      </w:pPr>
      <w:rPr>
        <w:rFonts w:hint="default"/>
        <w:lang w:val="en-US" w:eastAsia="en-US" w:bidi="en-US"/>
      </w:rPr>
    </w:lvl>
    <w:lvl w:ilvl="8" w:tplc="D010776E">
      <w:numFmt w:val="bullet"/>
      <w:lvlText w:val="•"/>
      <w:lvlJc w:val="left"/>
      <w:pPr>
        <w:ind w:left="7848" w:hanging="360"/>
      </w:pPr>
      <w:rPr>
        <w:rFonts w:hint="default"/>
        <w:lang w:val="en-US" w:eastAsia="en-US" w:bidi="en-US"/>
      </w:r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dam Abdalla">
    <w15:presenceInfo w15:providerId="Windows Live" w15:userId="faf73c49515fa2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trackRevision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A24"/>
    <w:rsid w:val="00783FB8"/>
    <w:rsid w:val="00A96A24"/>
    <w:rsid w:val="00B635C9"/>
    <w:rsid w:val="00C655E6"/>
    <w:rsid w:val="00E63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F603E"/>
  <w15:docId w15:val="{1684EFAC-B774-4289-8E70-A3CDAFD75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bidi="en-US"/>
    </w:rPr>
  </w:style>
  <w:style w:type="paragraph" w:styleId="Heading1">
    <w:name w:val="heading 1"/>
    <w:basedOn w:val="Normal"/>
    <w:uiPriority w:val="1"/>
    <w:qFormat/>
    <w:pPr>
      <w:ind w:left="12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40" w:right="110" w:hanging="360"/>
      <w:jc w:val="both"/>
    </w:pPr>
  </w:style>
  <w:style w:type="paragraph" w:customStyle="1" w:styleId="TableParagraph">
    <w:name w:val="Table Paragraph"/>
    <w:basedOn w:val="Normal"/>
    <w:uiPriority w:val="1"/>
    <w:qFormat/>
    <w:pPr>
      <w:spacing w:line="234" w:lineRule="exact"/>
    </w:pPr>
  </w:style>
  <w:style w:type="paragraph" w:styleId="BalloonText">
    <w:name w:val="Balloon Text"/>
    <w:basedOn w:val="Normal"/>
    <w:link w:val="BalloonTextChar"/>
    <w:uiPriority w:val="99"/>
    <w:semiHidden/>
    <w:unhideWhenUsed/>
    <w:rsid w:val="00E636B0"/>
    <w:rPr>
      <w:rFonts w:ascii="Tahoma" w:hAnsi="Tahoma" w:cs="Tahoma"/>
      <w:sz w:val="16"/>
      <w:szCs w:val="16"/>
    </w:rPr>
  </w:style>
  <w:style w:type="character" w:customStyle="1" w:styleId="BalloonTextChar">
    <w:name w:val="Balloon Text Char"/>
    <w:basedOn w:val="DefaultParagraphFont"/>
    <w:link w:val="BalloonText"/>
    <w:uiPriority w:val="99"/>
    <w:semiHidden/>
    <w:rsid w:val="00E636B0"/>
    <w:rPr>
      <w:rFonts w:ascii="Tahoma" w:eastAsia="Times New Roman" w:hAnsi="Tahoma" w:cs="Tahoma"/>
      <w:sz w:val="16"/>
      <w:szCs w:val="1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5</Pages>
  <Words>962</Words>
  <Characters>5487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ADDENDUM TO LEASE AGREEMENT</vt:lpstr>
    </vt:vector>
  </TitlesOfParts>
  <Company>Jasons Deli</Company>
  <LinksUpToDate>false</LinksUpToDate>
  <CharactersWithSpaces>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ADDENDUM TO LEASE AGREEMENT</dc:title>
  <dc:creator>Richard Becker</dc:creator>
  <cp:lastModifiedBy>Adam Abdalla</cp:lastModifiedBy>
  <cp:revision>2</cp:revision>
  <dcterms:created xsi:type="dcterms:W3CDTF">2020-03-02T16:33:00Z</dcterms:created>
  <dcterms:modified xsi:type="dcterms:W3CDTF">2020-03-02T16:33:00Z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2020-02-26T00:00:00Z</vt:filetime>
  </property>
  <property fmtid="{D5CDD505-2E9C-101B-9397-08002B2CF9AE}" pid="3" name="Creator">
    <vt:lpwstr>Microsoft® Word for Office 365</vt:lpwstr>
  </property>
  <property fmtid="{D5CDD505-2E9C-101B-9397-08002B2CF9AE}" pid="4" name="LastSaved">
    <vt:filetime>2020-02-28T00:00:00Z</vt:filetime>
  </property>
</Properties>
</file>